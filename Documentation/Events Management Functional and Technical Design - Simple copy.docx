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F1B46C" w14:textId="28271960" w:rsidR="007E167E" w:rsidRPr="00C63277" w:rsidRDefault="007E167E" w:rsidP="007E167E">
      <w:pPr>
        <w:pStyle w:val="BodyText3"/>
        <w:jc w:val="right"/>
        <w:rPr>
          <w:rFonts w:ascii="Arial" w:hAnsi="Arial" w:cs="Arial"/>
          <w:b/>
          <w:sz w:val="52"/>
          <w:szCs w:val="52"/>
        </w:rPr>
      </w:pPr>
      <w:r w:rsidRPr="00C63277">
        <w:rPr>
          <w:rFonts w:ascii="Arial" w:eastAsia="Arial" w:hAnsi="Arial" w:cs="Arial"/>
          <w:b/>
          <w:bCs/>
          <w:sz w:val="52"/>
          <w:szCs w:val="52"/>
        </w:rPr>
        <w:t xml:space="preserve">Veeva Events </w:t>
      </w:r>
      <w:r w:rsidR="00D24A3B">
        <w:rPr>
          <w:rFonts w:ascii="Arial" w:eastAsia="Arial" w:hAnsi="Arial" w:cs="Arial"/>
          <w:b/>
          <w:bCs/>
          <w:sz w:val="52"/>
          <w:szCs w:val="52"/>
        </w:rPr>
        <w:t>Simplification</w:t>
      </w:r>
      <w:r w:rsidRPr="00C63277">
        <w:rPr>
          <w:rFonts w:ascii="Arial" w:eastAsia="Arial" w:hAnsi="Arial" w:cs="Arial"/>
          <w:b/>
          <w:bCs/>
          <w:sz w:val="52"/>
          <w:szCs w:val="52"/>
        </w:rPr>
        <w:t xml:space="preserve">: </w:t>
      </w:r>
      <w:bookmarkStart w:id="0" w:name="_Hlt49242527"/>
      <w:bookmarkEnd w:id="0"/>
    </w:p>
    <w:p w14:paraId="7FA34D4D" w14:textId="77777777" w:rsidR="007E167E" w:rsidRPr="00C63277" w:rsidRDefault="007E167E" w:rsidP="007E167E">
      <w:pPr>
        <w:jc w:val="right"/>
        <w:rPr>
          <w:rFonts w:ascii="Arial" w:hAnsi="Arial" w:cs="Arial"/>
          <w:b/>
          <w:sz w:val="52"/>
          <w:szCs w:val="52"/>
        </w:rPr>
      </w:pPr>
      <w:r w:rsidRPr="00C63277">
        <w:rPr>
          <w:rFonts w:ascii="Arial" w:hAnsi="Arial" w:cs="Arial"/>
          <w:b/>
          <w:sz w:val="52"/>
          <w:szCs w:val="52"/>
        </w:rPr>
        <w:t xml:space="preserve">Functional and Technical Design </w:t>
      </w:r>
    </w:p>
    <w:p w14:paraId="36D97A69" w14:textId="77777777" w:rsidR="007E167E" w:rsidRPr="00C63277" w:rsidRDefault="007E167E" w:rsidP="007E167E">
      <w:pPr>
        <w:jc w:val="right"/>
        <w:rPr>
          <w:rFonts w:ascii="Arial" w:hAnsi="Arial" w:cs="Arial"/>
          <w:b/>
          <w:sz w:val="52"/>
          <w:szCs w:val="52"/>
        </w:rPr>
      </w:pPr>
    </w:p>
    <w:p w14:paraId="5039D64D" w14:textId="77777777" w:rsidR="007E167E" w:rsidRPr="00C63277" w:rsidRDefault="007E167E" w:rsidP="007E167E">
      <w:pPr>
        <w:rPr>
          <w:rFonts w:ascii="Arial" w:hAnsi="Arial" w:cs="Arial"/>
          <w:sz w:val="32"/>
        </w:rPr>
      </w:pPr>
    </w:p>
    <w:p w14:paraId="55DF1EBD" w14:textId="77777777" w:rsidR="007E167E" w:rsidRPr="00C63277" w:rsidRDefault="007E167E" w:rsidP="007E167E">
      <w:pPr>
        <w:rPr>
          <w:rFonts w:ascii="Arial" w:hAnsi="Arial" w:cs="Arial"/>
          <w:sz w:val="32"/>
        </w:rPr>
      </w:pPr>
    </w:p>
    <w:p w14:paraId="6BAB1F89" w14:textId="77777777" w:rsidR="007E167E" w:rsidRPr="00C63277" w:rsidRDefault="007E167E" w:rsidP="007E167E">
      <w:pPr>
        <w:rPr>
          <w:rFonts w:ascii="Arial" w:hAnsi="Arial" w:cs="Arial"/>
          <w:sz w:val="32"/>
        </w:rPr>
      </w:pPr>
    </w:p>
    <w:p w14:paraId="1EE5B3AC" w14:textId="77777777" w:rsidR="007E167E" w:rsidRPr="00C63277" w:rsidRDefault="007E167E" w:rsidP="007E167E">
      <w:pPr>
        <w:rPr>
          <w:rFonts w:ascii="Arial" w:hAnsi="Arial" w:cs="Arial"/>
          <w:sz w:val="32"/>
        </w:rPr>
      </w:pPr>
    </w:p>
    <w:p w14:paraId="6D2A8C59" w14:textId="6D8C8A9F" w:rsidR="007E167E" w:rsidRPr="00DC3A1A" w:rsidRDefault="007E167E" w:rsidP="00DC3A1A">
      <w:pPr>
        <w:pStyle w:val="BMSBMSLogoCoverPage"/>
        <w:tabs>
          <w:tab w:val="clear" w:pos="2880"/>
          <w:tab w:val="clear" w:pos="5040"/>
          <w:tab w:val="clear" w:pos="7920"/>
        </w:tabs>
        <w:rPr>
          <w:rFonts w:ascii="Arial" w:eastAsia="Arial" w:hAnsi="Arial" w:cs="Arial"/>
          <w:sz w:val="24"/>
          <w:szCs w:val="24"/>
          <w:lang w:val="fr-FR"/>
        </w:rPr>
      </w:pPr>
      <w:bookmarkStart w:id="1" w:name="_Hlt49567563"/>
      <w:bookmarkEnd w:id="1"/>
      <w:r w:rsidRPr="00C63277">
        <w:rPr>
          <w:rFonts w:ascii="Arial" w:eastAsia="Arial" w:hAnsi="Arial" w:cs="Arial"/>
          <w:sz w:val="24"/>
          <w:szCs w:val="24"/>
          <w:lang w:val="fr-FR"/>
        </w:rPr>
        <w:t xml:space="preserve">Document Version: </w:t>
      </w:r>
      <w:r w:rsidR="00DC3A1A">
        <w:rPr>
          <w:rFonts w:ascii="Arial" w:eastAsia="Arial" w:hAnsi="Arial" w:cs="Arial"/>
          <w:sz w:val="24"/>
          <w:szCs w:val="24"/>
          <w:lang w:val="fr-FR"/>
        </w:rPr>
        <w:t>X.Y</w:t>
      </w:r>
      <w:del w:id="2" w:author="Sarah Westmoreland" w:date="2016-07-11T15:54:00Z">
        <w:r w:rsidRPr="00C63277" w:rsidDel="00A638BF">
          <w:rPr>
            <w:rFonts w:ascii="Arial" w:eastAsia="Arial" w:hAnsi="Arial" w:cs="Arial"/>
            <w:sz w:val="24"/>
            <w:szCs w:val="24"/>
            <w:lang w:val="fr-FR"/>
          </w:rPr>
          <w:delText>0</w:delText>
        </w:r>
      </w:del>
    </w:p>
    <w:p w14:paraId="14571B62" w14:textId="77777777" w:rsidR="007E167E" w:rsidRPr="00C63277" w:rsidRDefault="007E167E" w:rsidP="007E167E">
      <w:pPr>
        <w:pStyle w:val="BMSBMSLogoCoverPage"/>
        <w:tabs>
          <w:tab w:val="clear" w:pos="2880"/>
          <w:tab w:val="clear" w:pos="5040"/>
          <w:tab w:val="clear" w:pos="7920"/>
        </w:tabs>
        <w:rPr>
          <w:rFonts w:ascii="Arial" w:hAnsi="Arial" w:cs="Arial"/>
        </w:rPr>
      </w:pPr>
      <w:bookmarkStart w:id="3" w:name="_Hlt49566842"/>
      <w:bookmarkStart w:id="4" w:name="_Hlt49566849"/>
      <w:bookmarkEnd w:id="3"/>
      <w:bookmarkEnd w:id="4"/>
      <w:r w:rsidRPr="00C63277">
        <w:rPr>
          <w:rFonts w:ascii="Arial" w:hAnsi="Arial" w:cs="Arial"/>
          <w:sz w:val="24"/>
        </w:rPr>
        <w:t>Document ID:</w:t>
      </w:r>
      <w:r w:rsidRPr="00C63277">
        <w:rPr>
          <w:rFonts w:ascii="Arial" w:hAnsi="Arial" w:cs="Arial"/>
          <w:sz w:val="24"/>
          <w:szCs w:val="24"/>
        </w:rPr>
        <w:t xml:space="preserve">  </w:t>
      </w:r>
      <w:bookmarkStart w:id="5" w:name="_Hlt49911041"/>
      <w:bookmarkEnd w:id="5"/>
      <w:r w:rsidRPr="00C63277">
        <w:rPr>
          <w:rFonts w:ascii="Arial" w:hAnsi="Arial" w:cs="Arial"/>
          <w:sz w:val="24"/>
          <w:szCs w:val="24"/>
        </w:rPr>
        <w:t>Veeva Events Management – Functional and Technical Design</w:t>
      </w:r>
    </w:p>
    <w:p w14:paraId="6CC24B8D" w14:textId="77777777" w:rsidR="007E167E" w:rsidRPr="00C63277" w:rsidRDefault="007E167E" w:rsidP="007E167E">
      <w:pPr>
        <w:rPr>
          <w:rFonts w:ascii="Arial" w:hAnsi="Arial" w:cs="Arial"/>
          <w:sz w:val="32"/>
        </w:rPr>
      </w:pPr>
    </w:p>
    <w:p w14:paraId="74D94EF7" w14:textId="77777777" w:rsidR="007E167E" w:rsidRPr="00C63277" w:rsidRDefault="007E167E" w:rsidP="007E167E">
      <w:pPr>
        <w:rPr>
          <w:rFonts w:ascii="Arial" w:hAnsi="Arial" w:cs="Arial"/>
          <w:sz w:val="32"/>
        </w:rPr>
      </w:pPr>
    </w:p>
    <w:p w14:paraId="4FB7458D" w14:textId="77777777" w:rsidR="007E167E" w:rsidRPr="00C63277" w:rsidRDefault="007E167E" w:rsidP="007E167E">
      <w:pPr>
        <w:rPr>
          <w:rFonts w:ascii="Arial" w:hAnsi="Arial" w:cs="Arial"/>
          <w:sz w:val="32"/>
        </w:rPr>
      </w:pPr>
    </w:p>
    <w:p w14:paraId="44F41ABF" w14:textId="77777777" w:rsidR="007E167E" w:rsidRPr="00C63277" w:rsidRDefault="007E167E" w:rsidP="007E167E">
      <w:pPr>
        <w:rPr>
          <w:rFonts w:ascii="Arial" w:hAnsi="Arial" w:cs="Arial"/>
          <w:sz w:val="32"/>
        </w:rPr>
      </w:pPr>
      <w:bookmarkStart w:id="6" w:name="_Hlt49566831"/>
      <w:bookmarkEnd w:id="6"/>
    </w:p>
    <w:p w14:paraId="63B2FA22" w14:textId="77777777" w:rsidR="007E167E" w:rsidRPr="00C63277" w:rsidRDefault="007E167E" w:rsidP="007E167E">
      <w:pPr>
        <w:rPr>
          <w:rFonts w:ascii="Arial" w:hAnsi="Arial" w:cs="Arial"/>
          <w:sz w:val="32"/>
        </w:rPr>
      </w:pPr>
    </w:p>
    <w:p w14:paraId="6432E801" w14:textId="77777777" w:rsidR="007E167E" w:rsidRPr="00C63277" w:rsidRDefault="007E167E" w:rsidP="007E167E">
      <w:pPr>
        <w:rPr>
          <w:rFonts w:ascii="Arial" w:hAnsi="Arial" w:cs="Arial"/>
          <w:sz w:val="32"/>
        </w:rPr>
      </w:pPr>
    </w:p>
    <w:p w14:paraId="0FFB5FA8" w14:textId="77777777" w:rsidR="007E167E" w:rsidRPr="00C63277" w:rsidRDefault="007E167E" w:rsidP="007E167E">
      <w:pPr>
        <w:rPr>
          <w:rFonts w:ascii="Arial" w:hAnsi="Arial" w:cs="Arial"/>
          <w:sz w:val="32"/>
        </w:rPr>
      </w:pPr>
    </w:p>
    <w:p w14:paraId="39917C16" w14:textId="77777777" w:rsidR="007E167E" w:rsidRPr="00C63277" w:rsidRDefault="007E167E" w:rsidP="007E167E">
      <w:pPr>
        <w:pStyle w:val="Header"/>
        <w:jc w:val="center"/>
        <w:rPr>
          <w:rFonts w:cs="Arial"/>
          <w:b/>
          <w:sz w:val="36"/>
        </w:rPr>
      </w:pPr>
      <w:r w:rsidRPr="00C63277">
        <w:rPr>
          <w:rFonts w:cs="Arial"/>
          <w:b/>
          <w:noProof/>
          <w:sz w:val="36"/>
        </w:rPr>
        <w:drawing>
          <wp:inline distT="0" distB="0" distL="0" distR="0" wp14:anchorId="0FF3001C" wp14:editId="7857EBB7">
            <wp:extent cx="1122680" cy="1249680"/>
            <wp:effectExtent l="0" t="0" r="0" b="0"/>
            <wp:docPr id="27" name="Picture 27" descr="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S"/>
                    <pic:cNvPicPr>
                      <a:picLocks noChangeAspect="1" noChangeArrowheads="1"/>
                    </pic:cNvPicPr>
                  </pic:nvPicPr>
                  <pic:blipFill>
                    <a:blip r:embed="rId12">
                      <a:grayscl/>
                      <a:extLst>
                        <a:ext uri="{28A0092B-C50C-407E-A947-70E740481C1C}">
                          <a14:useLocalDpi xmlns:a14="http://schemas.microsoft.com/office/drawing/2010/main"/>
                        </a:ext>
                      </a:extLst>
                    </a:blip>
                    <a:srcRect/>
                    <a:stretch>
                      <a:fillRect/>
                    </a:stretch>
                  </pic:blipFill>
                  <pic:spPr bwMode="auto">
                    <a:xfrm>
                      <a:off x="0" y="0"/>
                      <a:ext cx="1122680" cy="1249680"/>
                    </a:xfrm>
                    <a:prstGeom prst="rect">
                      <a:avLst/>
                    </a:prstGeom>
                    <a:noFill/>
                    <a:ln>
                      <a:noFill/>
                    </a:ln>
                  </pic:spPr>
                </pic:pic>
              </a:graphicData>
            </a:graphic>
          </wp:inline>
        </w:drawing>
      </w:r>
    </w:p>
    <w:p w14:paraId="1D52197B" w14:textId="77777777" w:rsidR="007E167E" w:rsidRPr="00C63277" w:rsidRDefault="007E167E" w:rsidP="007E167E">
      <w:pPr>
        <w:pStyle w:val="BMSBMSLogoCoverPage"/>
        <w:rPr>
          <w:rFonts w:ascii="Arial" w:hAnsi="Arial" w:cs="Arial"/>
        </w:rPr>
      </w:pPr>
      <w:r w:rsidRPr="00C63277">
        <w:rPr>
          <w:rFonts w:ascii="Arial" w:hAnsi="Arial" w:cs="Arial"/>
        </w:rPr>
        <w:t>Bristol-Myers Squibb</w:t>
      </w:r>
    </w:p>
    <w:p w14:paraId="71A85414" w14:textId="77777777" w:rsidR="007E167E" w:rsidRPr="00C63277" w:rsidRDefault="007E167E" w:rsidP="007E167E">
      <w:pPr>
        <w:pStyle w:val="BMSBMSLogoCoverPage"/>
        <w:rPr>
          <w:rFonts w:ascii="Arial" w:hAnsi="Arial" w:cs="Arial"/>
        </w:rPr>
      </w:pPr>
    </w:p>
    <w:p w14:paraId="61AE7FA5" w14:textId="77777777" w:rsidR="007E167E" w:rsidRPr="00C63277" w:rsidRDefault="007E167E" w:rsidP="007E167E">
      <w:pPr>
        <w:pStyle w:val="BMSBMSLogoCoverPage"/>
        <w:rPr>
          <w:rFonts w:ascii="Arial" w:hAnsi="Arial" w:cs="Arial"/>
          <w:sz w:val="20"/>
        </w:rPr>
      </w:pPr>
      <w:r w:rsidRPr="00C63277">
        <w:rPr>
          <w:rFonts w:ascii="Arial" w:hAnsi="Arial" w:cs="Arial"/>
          <w:sz w:val="24"/>
          <w:szCs w:val="24"/>
        </w:rPr>
        <w:t>Enterprise Services</w:t>
      </w:r>
    </w:p>
    <w:p w14:paraId="7E63CADC" w14:textId="77777777" w:rsidR="007E167E" w:rsidRPr="00C63277" w:rsidRDefault="007E167E" w:rsidP="007E167E">
      <w:pPr>
        <w:pStyle w:val="BMSBMSLogoCoverPage"/>
        <w:rPr>
          <w:rFonts w:ascii="Arial" w:hAnsi="Arial" w:cs="Arial"/>
        </w:rPr>
      </w:pPr>
    </w:p>
    <w:p w14:paraId="556A45AB" w14:textId="77777777" w:rsidR="007E167E" w:rsidRPr="00C63277" w:rsidRDefault="007E167E" w:rsidP="007E167E">
      <w:pPr>
        <w:pStyle w:val="Header"/>
        <w:jc w:val="center"/>
        <w:rPr>
          <w:rFonts w:cs="Arial"/>
        </w:rPr>
        <w:sectPr w:rsidR="007E167E" w:rsidRPr="00C63277" w:rsidSect="006A696D">
          <w:headerReference w:type="default" r:id="rId13"/>
          <w:footerReference w:type="even" r:id="rId14"/>
          <w:footerReference w:type="default" r:id="rId15"/>
          <w:headerReference w:type="first" r:id="rId16"/>
          <w:pgSz w:w="12240" w:h="15840" w:code="1"/>
          <w:pgMar w:top="1440" w:right="1440" w:bottom="1440" w:left="1440" w:header="576" w:footer="576" w:gutter="0"/>
          <w:pgNumType w:fmt="lowerRoman" w:start="1"/>
          <w:cols w:space="720"/>
          <w:noEndnote/>
          <w:titlePg/>
          <w:docGrid w:linePitch="299"/>
        </w:sectPr>
      </w:pPr>
    </w:p>
    <w:p w14:paraId="68FF92C0" w14:textId="77777777" w:rsidR="007E167E" w:rsidRPr="00C63277" w:rsidRDefault="007E167E" w:rsidP="007E167E">
      <w:pPr>
        <w:rPr>
          <w:rFonts w:ascii="Arial" w:hAnsi="Arial" w:cs="Arial"/>
          <w:b/>
          <w:sz w:val="52"/>
          <w:szCs w:val="52"/>
        </w:rPr>
      </w:pPr>
      <w:bookmarkStart w:id="10" w:name="_Hlt48977239"/>
      <w:bookmarkEnd w:id="10"/>
      <w:r w:rsidRPr="00C63277">
        <w:rPr>
          <w:rFonts w:ascii="Arial" w:hAnsi="Arial" w:cs="Arial"/>
          <w:b/>
          <w:sz w:val="52"/>
          <w:szCs w:val="52"/>
        </w:rPr>
        <w:lastRenderedPageBreak/>
        <w:t>Signatories</w:t>
      </w:r>
    </w:p>
    <w:p w14:paraId="2FADC397" w14:textId="77777777" w:rsidR="007E167E" w:rsidRPr="00C63277" w:rsidRDefault="007E167E" w:rsidP="007E167E">
      <w:pPr>
        <w:rPr>
          <w:rFonts w:ascii="Arial" w:hAnsi="Arial" w:cs="Arial"/>
          <w:sz w:val="20"/>
        </w:rPr>
      </w:pPr>
    </w:p>
    <w:p w14:paraId="38354AA7" w14:textId="77777777" w:rsidR="007E167E" w:rsidRPr="00C63277" w:rsidRDefault="007E167E" w:rsidP="007E167E">
      <w:pPr>
        <w:rPr>
          <w:rFonts w:ascii="Arial" w:hAnsi="Arial" w:cs="Arial"/>
          <w:sz w:val="20"/>
        </w:rPr>
      </w:pPr>
    </w:p>
    <w:p w14:paraId="6F7DB77D" w14:textId="77777777" w:rsidR="007E167E" w:rsidRPr="00C63277" w:rsidRDefault="007E167E" w:rsidP="007E167E">
      <w:pPr>
        <w:rPr>
          <w:rFonts w:ascii="Arial" w:hAnsi="Arial" w:cs="Arial"/>
          <w:b/>
          <w:sz w:val="28"/>
        </w:rPr>
      </w:pPr>
      <w:bookmarkStart w:id="11" w:name="_Hlt49053592"/>
      <w:bookmarkStart w:id="12" w:name="_Toc162856911"/>
      <w:bookmarkEnd w:id="11"/>
      <w:r w:rsidRPr="00C63277">
        <w:rPr>
          <w:rFonts w:ascii="Arial" w:hAnsi="Arial" w:cs="Arial"/>
          <w:b/>
          <w:sz w:val="28"/>
        </w:rPr>
        <w:t>Prepared by:</w:t>
      </w:r>
    </w:p>
    <w:p w14:paraId="44F539E9" w14:textId="77777777" w:rsidR="007E167E" w:rsidRPr="00C63277" w:rsidRDefault="007E167E" w:rsidP="007E167E">
      <w:pPr>
        <w:rPr>
          <w:rFonts w:ascii="Arial" w:hAnsi="Arial" w:cs="Arial"/>
          <w:sz w:val="20"/>
        </w:rPr>
      </w:pPr>
    </w:p>
    <w:p w14:paraId="0EBB7118" w14:textId="77777777" w:rsidR="007E167E" w:rsidRPr="00C63277" w:rsidRDefault="007E167E" w:rsidP="007E167E">
      <w:pPr>
        <w:rPr>
          <w:rFonts w:ascii="Arial" w:hAnsi="Arial" w:cs="Arial"/>
          <w:sz w:val="20"/>
        </w:rPr>
      </w:pPr>
      <w:r w:rsidRPr="00C63277">
        <w:rPr>
          <w:rFonts w:ascii="Arial" w:hAnsi="Arial" w:cs="Arial"/>
          <w:sz w:val="20"/>
        </w:rPr>
        <w:t xml:space="preserve">By signing this </w:t>
      </w:r>
      <w:r w:rsidRPr="00C63277">
        <w:rPr>
          <w:rFonts w:ascii="Arial" w:hAnsi="Arial" w:cs="Arial"/>
          <w:b/>
          <w:sz w:val="20"/>
        </w:rPr>
        <w:t>Technical Design</w:t>
      </w:r>
      <w:r w:rsidRPr="00C63277">
        <w:rPr>
          <w:rFonts w:ascii="Arial" w:hAnsi="Arial" w:cs="Arial"/>
          <w:sz w:val="20"/>
        </w:rPr>
        <w:t>, I tender it for approval.</w:t>
      </w:r>
    </w:p>
    <w:p w14:paraId="47EE6A34" w14:textId="77777777" w:rsidR="007E167E" w:rsidRPr="00C63277" w:rsidRDefault="007E167E" w:rsidP="007E167E">
      <w:pPr>
        <w:rPr>
          <w:rFonts w:ascii="Arial" w:hAnsi="Arial" w:cs="Arial"/>
          <w:sz w:val="20"/>
        </w:rPr>
      </w:pPr>
    </w:p>
    <w:p w14:paraId="206D277B" w14:textId="77777777" w:rsidR="007E167E" w:rsidRPr="00C63277" w:rsidRDefault="007E167E" w:rsidP="007E167E">
      <w:pPr>
        <w:rPr>
          <w:rFonts w:ascii="Arial" w:hAnsi="Arial" w:cs="Arial"/>
          <w:sz w:val="20"/>
        </w:rPr>
      </w:pPr>
    </w:p>
    <w:tbl>
      <w:tblPr>
        <w:tblW w:w="9540" w:type="dxa"/>
        <w:tblInd w:w="18" w:type="dxa"/>
        <w:tblLayout w:type="fixed"/>
        <w:tblLook w:val="0000" w:firstRow="0" w:lastRow="0" w:firstColumn="0" w:lastColumn="0" w:noHBand="0" w:noVBand="0"/>
      </w:tblPr>
      <w:tblGrid>
        <w:gridCol w:w="3600"/>
        <w:gridCol w:w="3970"/>
        <w:gridCol w:w="1970"/>
      </w:tblGrid>
      <w:tr w:rsidR="007E167E" w:rsidRPr="00C63277" w14:paraId="77EA420D" w14:textId="77777777" w:rsidTr="006A696D">
        <w:tc>
          <w:tcPr>
            <w:tcW w:w="3600" w:type="dxa"/>
            <w:tcBorders>
              <w:top w:val="single" w:sz="6" w:space="0" w:color="auto"/>
            </w:tcBorders>
          </w:tcPr>
          <w:p w14:paraId="16906451" w14:textId="77777777" w:rsidR="007E167E" w:rsidRPr="00C63277" w:rsidRDefault="007E167E" w:rsidP="006A696D">
            <w:pPr>
              <w:rPr>
                <w:rFonts w:ascii="Arial" w:hAnsi="Arial" w:cs="Arial"/>
                <w:b/>
              </w:rPr>
            </w:pPr>
            <w:r w:rsidRPr="00C63277">
              <w:rPr>
                <w:rFonts w:ascii="Arial" w:hAnsi="Arial" w:cs="Arial"/>
                <w:b/>
              </w:rPr>
              <w:t>Murugesh</w:t>
            </w:r>
          </w:p>
          <w:p w14:paraId="3C65279B" w14:textId="77777777" w:rsidR="007E167E" w:rsidRPr="00C63277" w:rsidRDefault="007E167E" w:rsidP="006A696D">
            <w:pPr>
              <w:rPr>
                <w:rFonts w:ascii="Arial" w:hAnsi="Arial" w:cs="Arial"/>
                <w:b/>
              </w:rPr>
            </w:pPr>
          </w:p>
          <w:p w14:paraId="0FAD3749" w14:textId="77777777" w:rsidR="007E167E" w:rsidRPr="00C63277" w:rsidRDefault="007E167E" w:rsidP="006A696D">
            <w:pPr>
              <w:rPr>
                <w:rFonts w:ascii="Arial" w:hAnsi="Arial" w:cs="Arial"/>
                <w:b/>
              </w:rPr>
            </w:pPr>
          </w:p>
        </w:tc>
        <w:tc>
          <w:tcPr>
            <w:tcW w:w="3970" w:type="dxa"/>
            <w:tcBorders>
              <w:top w:val="single" w:sz="6" w:space="0" w:color="auto"/>
            </w:tcBorders>
          </w:tcPr>
          <w:p w14:paraId="032E940F" w14:textId="77777777" w:rsidR="007E167E" w:rsidRPr="00C63277" w:rsidRDefault="007E167E" w:rsidP="006A696D">
            <w:pPr>
              <w:rPr>
                <w:rFonts w:ascii="Arial" w:hAnsi="Arial" w:cs="Arial"/>
                <w:b/>
              </w:rPr>
            </w:pPr>
            <w:r w:rsidRPr="00C63277">
              <w:rPr>
                <w:rFonts w:ascii="Arial" w:hAnsi="Arial" w:cs="Arial"/>
                <w:b/>
              </w:rPr>
              <w:t>Veeva EM Solution Architect</w:t>
            </w:r>
          </w:p>
        </w:tc>
        <w:tc>
          <w:tcPr>
            <w:tcW w:w="1970" w:type="dxa"/>
            <w:tcBorders>
              <w:top w:val="single" w:sz="6" w:space="0" w:color="auto"/>
            </w:tcBorders>
          </w:tcPr>
          <w:p w14:paraId="2CF2C131" w14:textId="77777777" w:rsidR="007E167E" w:rsidRPr="00C63277" w:rsidRDefault="007E167E" w:rsidP="006A696D">
            <w:pPr>
              <w:jc w:val="center"/>
              <w:rPr>
                <w:rFonts w:ascii="Arial" w:hAnsi="Arial" w:cs="Arial"/>
                <w:b/>
              </w:rPr>
            </w:pPr>
            <w:r w:rsidRPr="00C63277">
              <w:rPr>
                <w:rFonts w:ascii="Arial" w:hAnsi="Arial" w:cs="Arial"/>
                <w:b/>
              </w:rPr>
              <w:t>Date</w:t>
            </w:r>
          </w:p>
        </w:tc>
      </w:tr>
    </w:tbl>
    <w:p w14:paraId="70F4E7FA" w14:textId="77777777" w:rsidR="007E167E" w:rsidRPr="00C63277" w:rsidRDefault="007E167E" w:rsidP="007E167E">
      <w:pPr>
        <w:widowControl w:val="0"/>
        <w:spacing w:before="120" w:after="60"/>
        <w:rPr>
          <w:rFonts w:ascii="Arial" w:hAnsi="Arial" w:cs="Arial"/>
          <w:b/>
          <w:sz w:val="28"/>
          <w:szCs w:val="28"/>
        </w:rPr>
      </w:pPr>
    </w:p>
    <w:p w14:paraId="7E745A60" w14:textId="77777777" w:rsidR="007E167E" w:rsidRPr="00C63277" w:rsidRDefault="007E167E" w:rsidP="007E167E">
      <w:pPr>
        <w:widowControl w:val="0"/>
        <w:spacing w:before="120" w:after="60"/>
        <w:rPr>
          <w:rFonts w:ascii="Arial" w:hAnsi="Arial" w:cs="Arial"/>
          <w:b/>
          <w:sz w:val="28"/>
          <w:szCs w:val="28"/>
        </w:rPr>
      </w:pPr>
    </w:p>
    <w:p w14:paraId="50BC1F1E" w14:textId="77777777" w:rsidR="007E167E" w:rsidRPr="00C63277" w:rsidRDefault="007E167E" w:rsidP="007E167E">
      <w:pPr>
        <w:widowControl w:val="0"/>
        <w:spacing w:before="120" w:after="60"/>
        <w:rPr>
          <w:rFonts w:ascii="Arial" w:hAnsi="Arial" w:cs="Arial"/>
          <w:b/>
          <w:sz w:val="28"/>
          <w:szCs w:val="28"/>
        </w:rPr>
      </w:pPr>
    </w:p>
    <w:p w14:paraId="5C02A0AE" w14:textId="77777777" w:rsidR="007E167E" w:rsidRPr="00C63277" w:rsidRDefault="007E167E" w:rsidP="007E167E">
      <w:pPr>
        <w:widowControl w:val="0"/>
        <w:spacing w:before="120" w:after="60"/>
        <w:rPr>
          <w:rFonts w:ascii="Arial" w:hAnsi="Arial" w:cs="Arial"/>
          <w:b/>
          <w:sz w:val="28"/>
          <w:szCs w:val="28"/>
        </w:rPr>
      </w:pPr>
    </w:p>
    <w:p w14:paraId="6BDB2ACB" w14:textId="77777777" w:rsidR="007E167E" w:rsidRPr="00C63277" w:rsidRDefault="007E167E" w:rsidP="007E167E">
      <w:pPr>
        <w:widowControl w:val="0"/>
        <w:spacing w:before="120" w:after="60"/>
        <w:rPr>
          <w:rFonts w:ascii="Arial" w:hAnsi="Arial" w:cs="Arial"/>
          <w:b/>
          <w:sz w:val="28"/>
          <w:szCs w:val="28"/>
        </w:rPr>
      </w:pPr>
    </w:p>
    <w:p w14:paraId="5205AA0D" w14:textId="77777777" w:rsidR="007E167E" w:rsidRPr="00C63277" w:rsidRDefault="007E167E" w:rsidP="007E167E">
      <w:pPr>
        <w:widowControl w:val="0"/>
        <w:spacing w:before="120" w:after="60"/>
        <w:rPr>
          <w:rFonts w:ascii="Arial" w:hAnsi="Arial" w:cs="Arial"/>
          <w:b/>
          <w:sz w:val="28"/>
          <w:szCs w:val="28"/>
        </w:rPr>
      </w:pPr>
    </w:p>
    <w:p w14:paraId="3E599BC0" w14:textId="77777777" w:rsidR="007E167E" w:rsidRPr="00C63277" w:rsidRDefault="007E167E" w:rsidP="007E167E">
      <w:pPr>
        <w:widowControl w:val="0"/>
        <w:spacing w:before="120" w:after="60"/>
        <w:rPr>
          <w:rFonts w:ascii="Arial" w:hAnsi="Arial" w:cs="Arial"/>
          <w:b/>
          <w:sz w:val="28"/>
          <w:szCs w:val="28"/>
        </w:rPr>
      </w:pPr>
    </w:p>
    <w:p w14:paraId="0EB8E53A" w14:textId="77777777" w:rsidR="007E167E" w:rsidRPr="00C63277" w:rsidRDefault="007E167E" w:rsidP="007E167E">
      <w:pPr>
        <w:widowControl w:val="0"/>
        <w:spacing w:before="120" w:after="60"/>
        <w:rPr>
          <w:rFonts w:ascii="Arial" w:hAnsi="Arial" w:cs="Arial"/>
          <w:sz w:val="20"/>
        </w:rPr>
      </w:pPr>
    </w:p>
    <w:p w14:paraId="663E98B1" w14:textId="77777777" w:rsidR="007E167E" w:rsidRPr="00C63277" w:rsidRDefault="007E167E" w:rsidP="007E167E">
      <w:pPr>
        <w:widowControl w:val="0"/>
        <w:spacing w:before="120" w:after="60"/>
        <w:rPr>
          <w:rFonts w:ascii="Arial" w:hAnsi="Arial" w:cs="Arial"/>
          <w:sz w:val="20"/>
        </w:rPr>
      </w:pPr>
    </w:p>
    <w:p w14:paraId="0A74A81A" w14:textId="77777777" w:rsidR="007E167E" w:rsidRPr="00C63277" w:rsidRDefault="007E167E" w:rsidP="007E167E">
      <w:pPr>
        <w:rPr>
          <w:rFonts w:ascii="Arial" w:hAnsi="Arial" w:cs="Arial"/>
          <w:b/>
          <w:sz w:val="28"/>
          <w:szCs w:val="28"/>
        </w:rPr>
      </w:pPr>
      <w:r w:rsidRPr="00C63277">
        <w:rPr>
          <w:rFonts w:ascii="Arial" w:hAnsi="Arial" w:cs="Arial"/>
          <w:b/>
          <w:sz w:val="28"/>
          <w:szCs w:val="28"/>
        </w:rPr>
        <w:t xml:space="preserve">Approved by: </w:t>
      </w:r>
    </w:p>
    <w:p w14:paraId="3861B334" w14:textId="77777777" w:rsidR="007E167E" w:rsidRPr="00C63277" w:rsidRDefault="007E167E" w:rsidP="007E167E">
      <w:pPr>
        <w:rPr>
          <w:rFonts w:ascii="Arial" w:hAnsi="Arial" w:cs="Arial"/>
          <w:sz w:val="20"/>
        </w:rPr>
      </w:pPr>
    </w:p>
    <w:p w14:paraId="1724AFDB" w14:textId="77777777" w:rsidR="007E167E" w:rsidRPr="00C63277" w:rsidRDefault="007E167E" w:rsidP="007E167E">
      <w:pPr>
        <w:rPr>
          <w:rFonts w:ascii="Arial" w:hAnsi="Arial" w:cs="Arial"/>
          <w:sz w:val="20"/>
        </w:rPr>
      </w:pPr>
      <w:r w:rsidRPr="00C63277">
        <w:rPr>
          <w:rFonts w:ascii="Arial" w:hAnsi="Arial" w:cs="Arial"/>
          <w:sz w:val="20"/>
        </w:rPr>
        <w:t xml:space="preserve">I have reviewed this </w:t>
      </w:r>
      <w:r w:rsidRPr="00C63277">
        <w:rPr>
          <w:rFonts w:ascii="Arial" w:hAnsi="Arial" w:cs="Arial"/>
          <w:b/>
          <w:sz w:val="20"/>
        </w:rPr>
        <w:t>Technical Design</w:t>
      </w:r>
      <w:r w:rsidRPr="00C63277">
        <w:rPr>
          <w:rFonts w:ascii="Arial" w:hAnsi="Arial" w:cs="Arial"/>
          <w:sz w:val="20"/>
        </w:rPr>
        <w:t>, and accept and approve of the document’s provisions as stated herein.</w:t>
      </w:r>
    </w:p>
    <w:p w14:paraId="757B0F7D" w14:textId="77777777" w:rsidR="007E167E" w:rsidRPr="00C63277" w:rsidRDefault="007E167E" w:rsidP="007E167E">
      <w:pPr>
        <w:rPr>
          <w:rFonts w:ascii="Arial" w:hAnsi="Arial" w:cs="Arial"/>
          <w:b/>
          <w:sz w:val="20"/>
        </w:rPr>
      </w:pPr>
    </w:p>
    <w:p w14:paraId="0D0E31B0" w14:textId="77777777" w:rsidR="007E167E" w:rsidRPr="00C63277" w:rsidRDefault="007E167E" w:rsidP="007E167E">
      <w:pPr>
        <w:rPr>
          <w:rFonts w:ascii="Arial" w:hAnsi="Arial" w:cs="Arial"/>
          <w:b/>
          <w:sz w:val="20"/>
        </w:rPr>
      </w:pPr>
    </w:p>
    <w:p w14:paraId="7494E967" w14:textId="77777777" w:rsidR="007E167E" w:rsidRPr="00C63277" w:rsidRDefault="007E167E" w:rsidP="007E167E">
      <w:pPr>
        <w:rPr>
          <w:rFonts w:ascii="Arial" w:hAnsi="Arial" w:cs="Arial"/>
          <w:b/>
          <w:sz w:val="20"/>
        </w:rPr>
      </w:pPr>
    </w:p>
    <w:tbl>
      <w:tblPr>
        <w:tblW w:w="0" w:type="auto"/>
        <w:tblInd w:w="18" w:type="dxa"/>
        <w:tblLayout w:type="fixed"/>
        <w:tblLook w:val="0000" w:firstRow="0" w:lastRow="0" w:firstColumn="0" w:lastColumn="0" w:noHBand="0" w:noVBand="0"/>
      </w:tblPr>
      <w:tblGrid>
        <w:gridCol w:w="3600"/>
        <w:gridCol w:w="3970"/>
        <w:gridCol w:w="1970"/>
      </w:tblGrid>
      <w:tr w:rsidR="007E167E" w:rsidRPr="00C63277" w14:paraId="5E5BF372" w14:textId="77777777" w:rsidTr="006A696D">
        <w:tc>
          <w:tcPr>
            <w:tcW w:w="3600" w:type="dxa"/>
            <w:tcBorders>
              <w:top w:val="single" w:sz="6" w:space="0" w:color="auto"/>
            </w:tcBorders>
          </w:tcPr>
          <w:p w14:paraId="0FCB04AA" w14:textId="77777777" w:rsidR="007E167E" w:rsidRPr="00C63277" w:rsidRDefault="007E167E" w:rsidP="006A696D">
            <w:pPr>
              <w:rPr>
                <w:rFonts w:ascii="Arial" w:hAnsi="Arial" w:cs="Arial"/>
                <w:b/>
              </w:rPr>
            </w:pPr>
            <w:r w:rsidRPr="00C63277">
              <w:rPr>
                <w:rFonts w:ascii="Arial" w:hAnsi="Arial" w:cs="Arial"/>
                <w:b/>
              </w:rPr>
              <w:t>Murugesh Naidu</w:t>
            </w:r>
          </w:p>
        </w:tc>
        <w:tc>
          <w:tcPr>
            <w:tcW w:w="3970" w:type="dxa"/>
            <w:tcBorders>
              <w:top w:val="single" w:sz="6" w:space="0" w:color="auto"/>
            </w:tcBorders>
          </w:tcPr>
          <w:p w14:paraId="7A7EA520" w14:textId="77777777" w:rsidR="007E167E" w:rsidRPr="00C63277" w:rsidRDefault="007E167E" w:rsidP="006A696D">
            <w:pPr>
              <w:rPr>
                <w:rFonts w:ascii="Arial" w:hAnsi="Arial" w:cs="Arial"/>
                <w:b/>
              </w:rPr>
            </w:pPr>
            <w:r w:rsidRPr="00C63277">
              <w:rPr>
                <w:rFonts w:ascii="Arial" w:hAnsi="Arial" w:cs="Arial"/>
                <w:b/>
              </w:rPr>
              <w:t>Veeva EM Solution Architect</w:t>
            </w:r>
          </w:p>
        </w:tc>
        <w:tc>
          <w:tcPr>
            <w:tcW w:w="1970" w:type="dxa"/>
            <w:tcBorders>
              <w:top w:val="single" w:sz="6" w:space="0" w:color="auto"/>
            </w:tcBorders>
          </w:tcPr>
          <w:p w14:paraId="6791C5BE" w14:textId="77777777" w:rsidR="007E167E" w:rsidRPr="00C63277" w:rsidRDefault="007E167E" w:rsidP="006A696D">
            <w:pPr>
              <w:jc w:val="center"/>
              <w:rPr>
                <w:rFonts w:ascii="Arial" w:hAnsi="Arial" w:cs="Arial"/>
                <w:b/>
              </w:rPr>
            </w:pPr>
            <w:r w:rsidRPr="00C63277">
              <w:rPr>
                <w:rFonts w:ascii="Arial" w:hAnsi="Arial" w:cs="Arial"/>
                <w:b/>
              </w:rPr>
              <w:t>Date</w:t>
            </w:r>
          </w:p>
        </w:tc>
      </w:tr>
    </w:tbl>
    <w:p w14:paraId="08974C10" w14:textId="77777777" w:rsidR="007E167E" w:rsidRPr="00C63277" w:rsidRDefault="007E167E" w:rsidP="007E167E">
      <w:pPr>
        <w:rPr>
          <w:rFonts w:ascii="Arial" w:hAnsi="Arial" w:cs="Arial"/>
          <w:b/>
          <w:sz w:val="20"/>
        </w:rPr>
      </w:pPr>
    </w:p>
    <w:p w14:paraId="2F4DA7A7" w14:textId="77777777" w:rsidR="007E167E" w:rsidRPr="00C63277" w:rsidRDefault="007E167E" w:rsidP="007E167E">
      <w:pPr>
        <w:rPr>
          <w:rFonts w:ascii="Arial" w:hAnsi="Arial" w:cs="Arial"/>
          <w:b/>
          <w:sz w:val="20"/>
        </w:rPr>
      </w:pPr>
    </w:p>
    <w:p w14:paraId="51258117" w14:textId="77777777" w:rsidR="007E167E" w:rsidRPr="00C63277" w:rsidRDefault="007E167E" w:rsidP="007E167E">
      <w:pPr>
        <w:rPr>
          <w:rFonts w:ascii="Arial" w:hAnsi="Arial" w:cs="Arial"/>
          <w:b/>
          <w:sz w:val="20"/>
        </w:rPr>
      </w:pPr>
    </w:p>
    <w:tbl>
      <w:tblPr>
        <w:tblW w:w="0" w:type="auto"/>
        <w:tblInd w:w="18" w:type="dxa"/>
        <w:tblLayout w:type="fixed"/>
        <w:tblLook w:val="0000" w:firstRow="0" w:lastRow="0" w:firstColumn="0" w:lastColumn="0" w:noHBand="0" w:noVBand="0"/>
      </w:tblPr>
      <w:tblGrid>
        <w:gridCol w:w="3600"/>
        <w:gridCol w:w="3970"/>
        <w:gridCol w:w="1970"/>
      </w:tblGrid>
      <w:tr w:rsidR="007E167E" w:rsidRPr="00C63277" w14:paraId="1467405D" w14:textId="77777777" w:rsidTr="006A696D">
        <w:tc>
          <w:tcPr>
            <w:tcW w:w="3600" w:type="dxa"/>
            <w:tcBorders>
              <w:top w:val="single" w:sz="6" w:space="0" w:color="auto"/>
            </w:tcBorders>
          </w:tcPr>
          <w:p w14:paraId="26D63DE0" w14:textId="0A274EFE" w:rsidR="007E167E" w:rsidRPr="00C63277" w:rsidRDefault="00AB17BB" w:rsidP="006A696D">
            <w:pPr>
              <w:rPr>
                <w:rFonts w:ascii="Arial" w:hAnsi="Arial" w:cs="Arial"/>
                <w:b/>
              </w:rPr>
            </w:pPr>
            <w:r>
              <w:rPr>
                <w:rFonts w:ascii="Arial" w:hAnsi="Arial" w:cs="Arial"/>
                <w:b/>
              </w:rPr>
              <w:t>Anandan, Seemesh</w:t>
            </w:r>
          </w:p>
        </w:tc>
        <w:tc>
          <w:tcPr>
            <w:tcW w:w="3970" w:type="dxa"/>
            <w:tcBorders>
              <w:top w:val="single" w:sz="6" w:space="0" w:color="auto"/>
            </w:tcBorders>
          </w:tcPr>
          <w:p w14:paraId="04109125" w14:textId="77777777" w:rsidR="007E167E" w:rsidRPr="00C63277" w:rsidRDefault="007E167E" w:rsidP="006A696D">
            <w:pPr>
              <w:rPr>
                <w:rFonts w:ascii="Arial" w:hAnsi="Arial" w:cs="Arial"/>
                <w:b/>
              </w:rPr>
            </w:pPr>
            <w:r w:rsidRPr="00C63277">
              <w:rPr>
                <w:rFonts w:ascii="Arial" w:hAnsi="Arial" w:cs="Arial"/>
                <w:b/>
              </w:rPr>
              <w:t>BMS – Veeva EM Project IT Program Manager</w:t>
            </w:r>
          </w:p>
        </w:tc>
        <w:tc>
          <w:tcPr>
            <w:tcW w:w="1970" w:type="dxa"/>
            <w:tcBorders>
              <w:top w:val="single" w:sz="6" w:space="0" w:color="auto"/>
            </w:tcBorders>
          </w:tcPr>
          <w:p w14:paraId="0A9CF8F5" w14:textId="77777777" w:rsidR="007E167E" w:rsidRPr="00C63277" w:rsidRDefault="007E167E" w:rsidP="006A696D">
            <w:pPr>
              <w:jc w:val="center"/>
              <w:rPr>
                <w:rFonts w:ascii="Arial" w:hAnsi="Arial" w:cs="Arial"/>
                <w:b/>
              </w:rPr>
            </w:pPr>
            <w:r w:rsidRPr="00C63277">
              <w:rPr>
                <w:rFonts w:ascii="Arial" w:hAnsi="Arial" w:cs="Arial"/>
                <w:b/>
              </w:rPr>
              <w:t>Date</w:t>
            </w:r>
          </w:p>
          <w:p w14:paraId="4307918A" w14:textId="77777777" w:rsidR="007E167E" w:rsidRPr="00C63277" w:rsidRDefault="007E167E" w:rsidP="006A696D">
            <w:pPr>
              <w:jc w:val="center"/>
              <w:rPr>
                <w:rFonts w:ascii="Arial" w:hAnsi="Arial" w:cs="Arial"/>
                <w:b/>
              </w:rPr>
            </w:pPr>
          </w:p>
        </w:tc>
      </w:tr>
    </w:tbl>
    <w:p w14:paraId="581CF278" w14:textId="77777777" w:rsidR="007E167E" w:rsidRPr="00C63277" w:rsidRDefault="007E167E" w:rsidP="007E167E">
      <w:pPr>
        <w:rPr>
          <w:rFonts w:ascii="Arial" w:hAnsi="Arial" w:cs="Arial"/>
          <w:sz w:val="20"/>
        </w:rPr>
      </w:pPr>
    </w:p>
    <w:p w14:paraId="698ED8C2" w14:textId="77777777" w:rsidR="007E167E" w:rsidRPr="00C63277" w:rsidRDefault="007E167E" w:rsidP="007E167E">
      <w:pPr>
        <w:rPr>
          <w:rFonts w:ascii="Arial" w:hAnsi="Arial" w:cs="Arial"/>
          <w:sz w:val="20"/>
        </w:rPr>
      </w:pPr>
    </w:p>
    <w:p w14:paraId="281E6B49" w14:textId="77777777" w:rsidR="007E167E" w:rsidRPr="00C63277" w:rsidRDefault="007E167E" w:rsidP="007E167E">
      <w:pPr>
        <w:rPr>
          <w:rFonts w:ascii="Arial" w:hAnsi="Arial" w:cs="Arial"/>
          <w:b/>
          <w:sz w:val="52"/>
          <w:szCs w:val="52"/>
        </w:rPr>
      </w:pPr>
    </w:p>
    <w:p w14:paraId="32069D12" w14:textId="77777777" w:rsidR="007E167E" w:rsidRPr="00C63277" w:rsidRDefault="007E167E" w:rsidP="007E167E">
      <w:pPr>
        <w:rPr>
          <w:rFonts w:ascii="Arial" w:hAnsi="Arial" w:cs="Arial"/>
          <w:b/>
          <w:sz w:val="52"/>
          <w:szCs w:val="52"/>
        </w:rPr>
      </w:pPr>
    </w:p>
    <w:p w14:paraId="42C4954E" w14:textId="77777777" w:rsidR="007E167E" w:rsidRPr="00C63277" w:rsidRDefault="007E167E" w:rsidP="007E167E">
      <w:pPr>
        <w:rPr>
          <w:rFonts w:ascii="Arial" w:hAnsi="Arial" w:cs="Arial"/>
          <w:b/>
          <w:sz w:val="52"/>
          <w:szCs w:val="52"/>
        </w:rPr>
      </w:pPr>
    </w:p>
    <w:p w14:paraId="0AA09C0B" w14:textId="77777777" w:rsidR="007E167E" w:rsidRPr="00C63277" w:rsidRDefault="007E167E" w:rsidP="007E167E">
      <w:pPr>
        <w:rPr>
          <w:rFonts w:ascii="Arial" w:hAnsi="Arial" w:cs="Arial"/>
          <w:b/>
          <w:sz w:val="52"/>
          <w:szCs w:val="52"/>
        </w:rPr>
      </w:pPr>
      <w:r w:rsidRPr="00C63277">
        <w:rPr>
          <w:rFonts w:ascii="Arial" w:hAnsi="Arial" w:cs="Arial"/>
          <w:b/>
          <w:sz w:val="52"/>
          <w:szCs w:val="52"/>
        </w:rPr>
        <w:t>Version History</w:t>
      </w:r>
      <w:bookmarkEnd w:id="12"/>
    </w:p>
    <w:p w14:paraId="4E8F0925" w14:textId="77777777" w:rsidR="007E167E" w:rsidRPr="00C63277" w:rsidRDefault="007E167E" w:rsidP="007E167E">
      <w:pPr>
        <w:rPr>
          <w:rFonts w:ascii="Arial" w:hAnsi="Arial" w:cs="Arial"/>
        </w:rPr>
      </w:pPr>
    </w:p>
    <w:tbl>
      <w:tblPr>
        <w:tblW w:w="946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92"/>
        <w:gridCol w:w="1692"/>
        <w:gridCol w:w="2207"/>
        <w:gridCol w:w="3877"/>
      </w:tblGrid>
      <w:tr w:rsidR="007E167E" w:rsidRPr="00C63277" w14:paraId="6C99B070" w14:textId="77777777" w:rsidTr="006A696D">
        <w:tc>
          <w:tcPr>
            <w:tcW w:w="1692" w:type="dxa"/>
            <w:shd w:val="pct10" w:color="000000" w:fill="FFFFFF"/>
          </w:tcPr>
          <w:p w14:paraId="605E9E4A" w14:textId="77777777" w:rsidR="007E167E" w:rsidRPr="00C63277" w:rsidRDefault="007E167E" w:rsidP="006A696D">
            <w:pPr>
              <w:jc w:val="center"/>
              <w:rPr>
                <w:rFonts w:ascii="Arial" w:hAnsi="Arial" w:cs="Arial"/>
                <w:b/>
                <w:sz w:val="18"/>
                <w:szCs w:val="18"/>
              </w:rPr>
            </w:pPr>
            <w:r w:rsidRPr="00C63277">
              <w:rPr>
                <w:rFonts w:ascii="Arial" w:hAnsi="Arial" w:cs="Arial"/>
                <w:b/>
                <w:sz w:val="18"/>
                <w:szCs w:val="18"/>
              </w:rPr>
              <w:t>Version</w:t>
            </w:r>
          </w:p>
        </w:tc>
        <w:tc>
          <w:tcPr>
            <w:tcW w:w="1692" w:type="dxa"/>
            <w:shd w:val="pct10" w:color="000000" w:fill="FFFFFF"/>
          </w:tcPr>
          <w:p w14:paraId="28EB7286" w14:textId="77777777" w:rsidR="007E167E" w:rsidRPr="00C63277" w:rsidRDefault="007E167E" w:rsidP="006A696D">
            <w:pPr>
              <w:jc w:val="center"/>
              <w:rPr>
                <w:rFonts w:ascii="Arial" w:hAnsi="Arial" w:cs="Arial"/>
                <w:b/>
                <w:sz w:val="18"/>
                <w:szCs w:val="18"/>
              </w:rPr>
            </w:pPr>
            <w:r w:rsidRPr="00C63277">
              <w:rPr>
                <w:rFonts w:ascii="Arial" w:hAnsi="Arial" w:cs="Arial"/>
                <w:b/>
                <w:sz w:val="18"/>
                <w:szCs w:val="18"/>
              </w:rPr>
              <w:t>Date</w:t>
            </w:r>
          </w:p>
        </w:tc>
        <w:tc>
          <w:tcPr>
            <w:tcW w:w="2207" w:type="dxa"/>
            <w:shd w:val="pct10" w:color="000000" w:fill="FFFFFF"/>
          </w:tcPr>
          <w:p w14:paraId="6B9538E6" w14:textId="77777777" w:rsidR="007E167E" w:rsidRPr="00C63277" w:rsidRDefault="007E167E" w:rsidP="006A696D">
            <w:pPr>
              <w:jc w:val="center"/>
              <w:rPr>
                <w:rFonts w:ascii="Arial" w:hAnsi="Arial" w:cs="Arial"/>
                <w:b/>
                <w:sz w:val="18"/>
                <w:szCs w:val="18"/>
              </w:rPr>
            </w:pPr>
            <w:r w:rsidRPr="00C63277">
              <w:rPr>
                <w:rFonts w:ascii="Arial" w:hAnsi="Arial" w:cs="Arial"/>
                <w:b/>
                <w:sz w:val="18"/>
                <w:szCs w:val="18"/>
              </w:rPr>
              <w:t>Revised By</w:t>
            </w:r>
          </w:p>
        </w:tc>
        <w:tc>
          <w:tcPr>
            <w:tcW w:w="3877" w:type="dxa"/>
            <w:shd w:val="pct10" w:color="000000" w:fill="FFFFFF"/>
          </w:tcPr>
          <w:p w14:paraId="56B4AE90" w14:textId="77777777" w:rsidR="007E167E" w:rsidRPr="00C63277" w:rsidRDefault="007E167E" w:rsidP="006A696D">
            <w:pPr>
              <w:jc w:val="center"/>
              <w:rPr>
                <w:rFonts w:ascii="Arial" w:hAnsi="Arial" w:cs="Arial"/>
                <w:b/>
                <w:sz w:val="18"/>
                <w:szCs w:val="18"/>
              </w:rPr>
            </w:pPr>
            <w:r w:rsidRPr="00C63277">
              <w:rPr>
                <w:rFonts w:ascii="Arial" w:hAnsi="Arial" w:cs="Arial"/>
                <w:b/>
                <w:sz w:val="18"/>
                <w:szCs w:val="18"/>
              </w:rPr>
              <w:t>Changes Made - Reasons for the Change</w:t>
            </w:r>
          </w:p>
        </w:tc>
      </w:tr>
      <w:tr w:rsidR="007E167E" w:rsidRPr="00C63277" w14:paraId="5775FB88" w14:textId="77777777" w:rsidTr="006A696D">
        <w:trPr>
          <w:trHeight w:val="795"/>
        </w:trPr>
        <w:tc>
          <w:tcPr>
            <w:tcW w:w="1692" w:type="dxa"/>
          </w:tcPr>
          <w:p w14:paraId="5F12A8A1" w14:textId="2DABCC9E" w:rsidR="007E167E" w:rsidRPr="00C63277" w:rsidRDefault="000D1105" w:rsidP="006A696D">
            <w:pPr>
              <w:rPr>
                <w:rFonts w:ascii="Arial" w:hAnsi="Arial" w:cs="Arial"/>
                <w:sz w:val="18"/>
                <w:szCs w:val="18"/>
              </w:rPr>
            </w:pPr>
            <w:r>
              <w:rPr>
                <w:rFonts w:ascii="Arial" w:hAnsi="Arial" w:cs="Arial"/>
                <w:sz w:val="18"/>
                <w:szCs w:val="18"/>
              </w:rPr>
              <w:t>1.0</w:t>
            </w:r>
          </w:p>
        </w:tc>
        <w:tc>
          <w:tcPr>
            <w:tcW w:w="1692" w:type="dxa"/>
          </w:tcPr>
          <w:p w14:paraId="69DC10B6" w14:textId="4620BA34" w:rsidR="007E167E" w:rsidRPr="00C63277" w:rsidRDefault="0071185F" w:rsidP="006A696D">
            <w:pPr>
              <w:rPr>
                <w:rFonts w:ascii="Arial" w:hAnsi="Arial" w:cs="Arial"/>
                <w:sz w:val="18"/>
                <w:szCs w:val="18"/>
              </w:rPr>
            </w:pPr>
            <w:r>
              <w:rPr>
                <w:rFonts w:ascii="Arial" w:hAnsi="Arial" w:cs="Arial"/>
                <w:sz w:val="18"/>
                <w:szCs w:val="18"/>
              </w:rPr>
              <w:t>3/14/2017</w:t>
            </w:r>
          </w:p>
        </w:tc>
        <w:tc>
          <w:tcPr>
            <w:tcW w:w="2207" w:type="dxa"/>
          </w:tcPr>
          <w:p w14:paraId="3A7A095C" w14:textId="02DBE066" w:rsidR="007E167E" w:rsidRPr="00C63277" w:rsidRDefault="0071185F" w:rsidP="006A696D">
            <w:pPr>
              <w:pStyle w:val="DocumentID"/>
              <w:tabs>
                <w:tab w:val="clear" w:pos="1440"/>
              </w:tabs>
              <w:spacing w:before="0" w:after="0"/>
              <w:rPr>
                <w:rFonts w:ascii="Arial" w:hAnsi="Arial" w:cs="Arial"/>
                <w:sz w:val="18"/>
                <w:szCs w:val="18"/>
              </w:rPr>
            </w:pPr>
            <w:r>
              <w:rPr>
                <w:rFonts w:ascii="Arial" w:hAnsi="Arial" w:cs="Arial"/>
                <w:sz w:val="18"/>
                <w:szCs w:val="18"/>
              </w:rPr>
              <w:t>Murugesh Naidu</w:t>
            </w:r>
          </w:p>
        </w:tc>
        <w:tc>
          <w:tcPr>
            <w:tcW w:w="3877" w:type="dxa"/>
          </w:tcPr>
          <w:p w14:paraId="3967A01B" w14:textId="483C6AEB" w:rsidR="007E167E" w:rsidRPr="00C63277" w:rsidRDefault="007E167E" w:rsidP="007E167E">
            <w:pPr>
              <w:rPr>
                <w:rFonts w:ascii="Arial" w:hAnsi="Arial" w:cs="Arial"/>
                <w:sz w:val="18"/>
                <w:szCs w:val="18"/>
              </w:rPr>
            </w:pPr>
          </w:p>
        </w:tc>
      </w:tr>
    </w:tbl>
    <w:p w14:paraId="643F746F" w14:textId="6ED3922E" w:rsidR="00E02CDC" w:rsidRDefault="00E02CDC" w:rsidP="007E167E">
      <w:pPr>
        <w:rPr>
          <w:rFonts w:cs="Arial"/>
        </w:rPr>
      </w:pPr>
    </w:p>
    <w:p w14:paraId="459BDA28" w14:textId="77777777" w:rsidR="00E02CDC" w:rsidRDefault="00E02CDC">
      <w:pPr>
        <w:rPr>
          <w:rFonts w:cs="Arial"/>
        </w:rPr>
      </w:pPr>
      <w:r>
        <w:rPr>
          <w:rFonts w:cs="Arial"/>
        </w:rPr>
        <w:br w:type="page"/>
      </w:r>
    </w:p>
    <w:p w14:paraId="6AF9785D" w14:textId="7F8B7FD1" w:rsidR="007E167E" w:rsidRDefault="00E02CDC" w:rsidP="00E02CDC">
      <w:pPr>
        <w:rPr>
          <w:rFonts w:cs="Arial"/>
        </w:rPr>
      </w:pPr>
      <w:r>
        <w:rPr>
          <w:rFonts w:cs="Arial"/>
        </w:rPr>
        <w:lastRenderedPageBreak/>
        <w:br w:type="page"/>
      </w:r>
    </w:p>
    <w:p w14:paraId="2AC8923D" w14:textId="32EE5C05" w:rsidR="009742AA" w:rsidRDefault="009742AA" w:rsidP="009742AA">
      <w:pPr>
        <w:pStyle w:val="Heading3"/>
        <w:rPr>
          <w:rFonts w:cs="Arial"/>
          <w:i w:val="0"/>
        </w:rPr>
      </w:pPr>
      <w:r>
        <w:rPr>
          <w:rFonts w:cs="Arial"/>
          <w:i w:val="0"/>
        </w:rPr>
        <w:lastRenderedPageBreak/>
        <w:t>Introduction</w:t>
      </w:r>
    </w:p>
    <w:p w14:paraId="41F29DF2" w14:textId="15CEA842" w:rsidR="007407B7" w:rsidRPr="007407B7" w:rsidRDefault="007407B7" w:rsidP="007407B7">
      <w:pPr>
        <w:pStyle w:val="BodyText"/>
      </w:pPr>
      <w:r w:rsidRPr="00C63277">
        <w:t>[Traceability Requirements 76.0, 83.0, 84.0, 85.0, 86.0, 87.0</w:t>
      </w:r>
      <w:r>
        <w:t>]</w:t>
      </w:r>
    </w:p>
    <w:p w14:paraId="4C1A3B2B" w14:textId="7D4CFC83" w:rsidR="009742AA" w:rsidRDefault="009742AA" w:rsidP="009742AA">
      <w:pPr>
        <w:pStyle w:val="BodyText"/>
      </w:pPr>
      <w:r>
        <w:t xml:space="preserve">Veeva EM Simplification release aims to simplify the existing Veeva Events Management release that was released for Germany and Brazil markets. As part of simplification, several modules such as Contracting, ICF etc have been removed from the BMS overall solution. </w:t>
      </w:r>
    </w:p>
    <w:p w14:paraId="2DAA9B9A" w14:textId="0D0A011E" w:rsidR="006A6645" w:rsidRDefault="00F20BA3" w:rsidP="009742AA">
      <w:pPr>
        <w:pStyle w:val="BodyText"/>
      </w:pPr>
      <w:r>
        <w:t>At a high-level, the o</w:t>
      </w:r>
      <w:r w:rsidR="006A6645">
        <w:t>verall simplified EM Solution consists of:</w:t>
      </w:r>
    </w:p>
    <w:p w14:paraId="0520355F" w14:textId="1C2C1A29" w:rsidR="006A6645" w:rsidRDefault="00F20BA3" w:rsidP="00E02CDC">
      <w:pPr>
        <w:pStyle w:val="BodyText"/>
        <w:numPr>
          <w:ilvl w:val="0"/>
          <w:numId w:val="14"/>
        </w:numPr>
      </w:pPr>
      <w:r>
        <w:t>Simplified Events Configuration – Setup of Veeva product supported configuration data</w:t>
      </w:r>
    </w:p>
    <w:p w14:paraId="779EA4FB" w14:textId="627DC348" w:rsidR="00F20BA3" w:rsidRDefault="00F20BA3" w:rsidP="00E02CDC">
      <w:pPr>
        <w:pStyle w:val="BodyText"/>
        <w:numPr>
          <w:ilvl w:val="0"/>
          <w:numId w:val="14"/>
        </w:numPr>
      </w:pPr>
      <w:r>
        <w:t>Simplified Service Provider Pool Setup – Using ever green Speaker Qualification records as MSAs</w:t>
      </w:r>
    </w:p>
    <w:p w14:paraId="0AAEF957" w14:textId="606CDB8E" w:rsidR="00F20BA3" w:rsidRDefault="00F20BA3" w:rsidP="00E02CDC">
      <w:pPr>
        <w:pStyle w:val="BodyText"/>
        <w:numPr>
          <w:ilvl w:val="0"/>
          <w:numId w:val="14"/>
        </w:numPr>
      </w:pPr>
      <w:r>
        <w:t xml:space="preserve">Simplified </w:t>
      </w:r>
      <w:r w:rsidR="00945768">
        <w:t>Activity</w:t>
      </w:r>
      <w:r>
        <w:t xml:space="preserve"> Service Provider and Audience screens</w:t>
      </w:r>
    </w:p>
    <w:p w14:paraId="0DB98497" w14:textId="77777777" w:rsidR="00F20BA3" w:rsidRPr="009742AA" w:rsidRDefault="00F20BA3" w:rsidP="002C5DCB">
      <w:pPr>
        <w:pStyle w:val="BodyText"/>
      </w:pPr>
    </w:p>
    <w:p w14:paraId="7162B2F8" w14:textId="77777777" w:rsidR="007E167E" w:rsidRPr="00FB044D" w:rsidRDefault="007E167E" w:rsidP="007E167E">
      <w:pPr>
        <w:rPr>
          <w:rFonts w:cs="Arial"/>
        </w:rPr>
      </w:pPr>
    </w:p>
    <w:p w14:paraId="7278BC77" w14:textId="77777777" w:rsidR="007E167E" w:rsidRPr="00C63277" w:rsidRDefault="007E167E" w:rsidP="007E167E">
      <w:pPr>
        <w:rPr>
          <w:rFonts w:cs="Arial"/>
          <w:i/>
        </w:rPr>
      </w:pPr>
    </w:p>
    <w:p w14:paraId="1CE3227C" w14:textId="77777777" w:rsidR="007E167E" w:rsidRPr="00C63277" w:rsidRDefault="007E167E" w:rsidP="007E167E">
      <w:pPr>
        <w:rPr>
          <w:rFonts w:cs="Arial"/>
          <w:i/>
        </w:rPr>
      </w:pPr>
    </w:p>
    <w:p w14:paraId="50AEAF42" w14:textId="24FA2AB2" w:rsidR="00E02CDC" w:rsidRDefault="00E02CDC">
      <w:pPr>
        <w:rPr>
          <w:rFonts w:cs="Arial"/>
        </w:rPr>
      </w:pPr>
      <w:r>
        <w:rPr>
          <w:rFonts w:cs="Arial"/>
        </w:rPr>
        <w:br w:type="page"/>
      </w:r>
    </w:p>
    <w:p w14:paraId="2991C516" w14:textId="351C0E39" w:rsidR="00E02CDC" w:rsidRPr="00015FE6" w:rsidRDefault="002910BE" w:rsidP="002439C3">
      <w:pPr>
        <w:pStyle w:val="Heading3"/>
        <w:rPr>
          <w:i w:val="0"/>
        </w:rPr>
      </w:pPr>
      <w:r>
        <w:rPr>
          <w:i w:val="0"/>
        </w:rPr>
        <w:lastRenderedPageBreak/>
        <w:t>Simplified Events Configuration and Setup</w:t>
      </w:r>
    </w:p>
    <w:p w14:paraId="62074A3B" w14:textId="77777777" w:rsidR="006A0C2B" w:rsidRPr="007407B7" w:rsidRDefault="006A0C2B" w:rsidP="006A0C2B">
      <w:pPr>
        <w:pStyle w:val="BodyText"/>
      </w:pPr>
      <w:r w:rsidRPr="00C63277">
        <w:t>[Traceability Requirements 76.0, 83.0, 84.0, 85.0, 86.0, 87.0</w:t>
      </w:r>
      <w:r>
        <w:t>]</w:t>
      </w:r>
    </w:p>
    <w:p w14:paraId="30CA3C99" w14:textId="77777777" w:rsidR="003D23B6" w:rsidRDefault="00B854E1" w:rsidP="00B854E1">
      <w:pPr>
        <w:rPr>
          <w:rFonts w:cs="Arial"/>
        </w:rPr>
      </w:pPr>
      <w:r>
        <w:rPr>
          <w:rFonts w:cs="Arial"/>
        </w:rPr>
        <w:t xml:space="preserve">The core simplified Events Management build </w:t>
      </w:r>
      <w:r w:rsidR="003D23B6">
        <w:rPr>
          <w:rFonts w:cs="Arial"/>
        </w:rPr>
        <w:t>consists of two distinct flows:</w:t>
      </w:r>
    </w:p>
    <w:p w14:paraId="250C66D1" w14:textId="5C930FE1" w:rsidR="003D23B6" w:rsidRDefault="00667D71" w:rsidP="003D23B6">
      <w:pPr>
        <w:pStyle w:val="ListParagraph"/>
        <w:numPr>
          <w:ilvl w:val="0"/>
          <w:numId w:val="18"/>
        </w:numPr>
        <w:rPr>
          <w:rFonts w:cs="Arial"/>
        </w:rPr>
      </w:pPr>
      <w:r>
        <w:rPr>
          <w:rFonts w:cs="Arial"/>
        </w:rPr>
        <w:t>EM Activities with Approval</w:t>
      </w:r>
    </w:p>
    <w:p w14:paraId="5076BB48" w14:textId="2EE12E29" w:rsidR="003D23B6" w:rsidRPr="003D23B6" w:rsidRDefault="00667D71" w:rsidP="003D23B6">
      <w:pPr>
        <w:pStyle w:val="ListParagraph"/>
        <w:numPr>
          <w:ilvl w:val="0"/>
          <w:numId w:val="18"/>
        </w:numPr>
        <w:rPr>
          <w:rFonts w:cs="Arial"/>
        </w:rPr>
      </w:pPr>
      <w:r>
        <w:rPr>
          <w:rFonts w:cs="Arial"/>
        </w:rPr>
        <w:t>EM Activities without Approval</w:t>
      </w:r>
    </w:p>
    <w:p w14:paraId="62EB235F" w14:textId="71A4C090" w:rsidR="003D23B6" w:rsidRDefault="003D23B6" w:rsidP="00B854E1">
      <w:pPr>
        <w:rPr>
          <w:rFonts w:cs="Arial"/>
        </w:rPr>
      </w:pPr>
      <w:r>
        <w:rPr>
          <w:rFonts w:cs="Arial"/>
        </w:rPr>
        <w:t>In any given market, users can only ever create one type of EM Activity. There is no “Activity type selection” step when creating EM Activities.</w:t>
      </w:r>
      <w:r w:rsidR="00667D71">
        <w:rPr>
          <w:rFonts w:cs="Arial"/>
        </w:rPr>
        <w:t xml:space="preserve"> </w:t>
      </w:r>
      <w:r>
        <w:rPr>
          <w:rFonts w:cs="Arial"/>
        </w:rPr>
        <w:t>The criteria that decides if a market uses</w:t>
      </w:r>
      <w:r w:rsidR="00667D71">
        <w:rPr>
          <w:rFonts w:cs="Arial"/>
        </w:rPr>
        <w:t xml:space="preserve"> Activity Approvals or not is a business decision and is configured using Veeva’s out of the box Event Configuration module prior to going live.</w:t>
      </w:r>
    </w:p>
    <w:p w14:paraId="017D4F17" w14:textId="77777777" w:rsidR="005C3437" w:rsidRDefault="005C3437" w:rsidP="00B854E1">
      <w:pPr>
        <w:rPr>
          <w:rFonts w:cs="Arial"/>
        </w:rPr>
      </w:pPr>
    </w:p>
    <w:p w14:paraId="3F4FD5A6" w14:textId="7366C4A0" w:rsidR="005C3437" w:rsidRDefault="005C3437" w:rsidP="00B854E1">
      <w:pPr>
        <w:rPr>
          <w:rFonts w:cs="Arial"/>
        </w:rPr>
      </w:pPr>
      <w:r>
        <w:rPr>
          <w:rFonts w:cs="Arial"/>
        </w:rPr>
        <w:t>Access and visibility to EM Activity screens and related lists depends on several factors:</w:t>
      </w:r>
    </w:p>
    <w:p w14:paraId="2D16AECC" w14:textId="5A3C804E" w:rsidR="005C3437" w:rsidRDefault="005C3437" w:rsidP="005C3437">
      <w:pPr>
        <w:pStyle w:val="ListParagraph"/>
        <w:numPr>
          <w:ilvl w:val="0"/>
          <w:numId w:val="22"/>
        </w:numPr>
        <w:rPr>
          <w:rFonts w:cs="Arial"/>
        </w:rPr>
      </w:pPr>
      <w:r>
        <w:rPr>
          <w:rFonts w:cs="Arial"/>
        </w:rPr>
        <w:t>System access as defined/regulated by Permissions Sets/Profiles</w:t>
      </w:r>
    </w:p>
    <w:p w14:paraId="5D3FCB4A" w14:textId="515F0C24" w:rsidR="005C3437" w:rsidRDefault="005C3437" w:rsidP="005C3437">
      <w:pPr>
        <w:pStyle w:val="ListParagraph"/>
        <w:numPr>
          <w:ilvl w:val="0"/>
          <w:numId w:val="22"/>
        </w:numPr>
        <w:rPr>
          <w:rFonts w:cs="Arial"/>
        </w:rPr>
      </w:pPr>
      <w:r>
        <w:rPr>
          <w:rFonts w:cs="Arial"/>
        </w:rPr>
        <w:t>Activity Team Member role – A defined role for the logged in user on the EM Activity</w:t>
      </w:r>
    </w:p>
    <w:p w14:paraId="2BCC0C7D" w14:textId="77777777" w:rsidR="00A03EDB" w:rsidRDefault="005C3437" w:rsidP="005C3437">
      <w:pPr>
        <w:pStyle w:val="ListParagraph"/>
        <w:numPr>
          <w:ilvl w:val="0"/>
          <w:numId w:val="22"/>
        </w:numPr>
        <w:rPr>
          <w:rFonts w:cs="Arial"/>
        </w:rPr>
      </w:pPr>
      <w:r>
        <w:rPr>
          <w:rFonts w:cs="Arial"/>
        </w:rPr>
        <w:t>User’s Role Hierarchy</w:t>
      </w:r>
    </w:p>
    <w:p w14:paraId="5503BC91" w14:textId="527A43C7" w:rsidR="00A03EDB" w:rsidRDefault="005C3437" w:rsidP="00A03EDB">
      <w:pPr>
        <w:pStyle w:val="Heading3"/>
        <w:numPr>
          <w:ilvl w:val="1"/>
          <w:numId w:val="5"/>
        </w:numPr>
        <w:rPr>
          <w:rFonts w:cs="Arial"/>
          <w:i w:val="0"/>
        </w:rPr>
      </w:pPr>
      <w:r w:rsidRPr="00A03EDB">
        <w:rPr>
          <w:rFonts w:cs="Arial"/>
        </w:rPr>
        <w:t xml:space="preserve"> </w:t>
      </w:r>
      <w:r w:rsidR="00A03EDB">
        <w:rPr>
          <w:rFonts w:cs="Arial"/>
          <w:i w:val="0"/>
        </w:rPr>
        <w:t>Activity Team Member roles</w:t>
      </w:r>
    </w:p>
    <w:p w14:paraId="6228CE2B" w14:textId="3787024F" w:rsidR="00A03EDB" w:rsidRDefault="00A03EDB" w:rsidP="00A03EDB">
      <w:pPr>
        <w:pStyle w:val="BodyText"/>
      </w:pPr>
      <w:r>
        <w:t>System defines the following Activity Team Member roles in the system. These roles apply to the Activity Team Member related list and control what type of access the user has on the Activity (as defined by the Access Matrix in subsequent sections)</w:t>
      </w:r>
    </w:p>
    <w:p w14:paraId="010988E8" w14:textId="17CE25EC" w:rsidR="0040074F" w:rsidRDefault="0040074F" w:rsidP="0040074F">
      <w:pPr>
        <w:pStyle w:val="BodyText"/>
        <w:numPr>
          <w:ilvl w:val="0"/>
          <w:numId w:val="23"/>
        </w:numPr>
      </w:pPr>
      <w:r w:rsidRPr="00C61672">
        <w:rPr>
          <w:b/>
        </w:rPr>
        <w:t>Activity Owner (Organizer_vod)</w:t>
      </w:r>
      <w:r>
        <w:t xml:space="preserve"> – this role is system defined and users cannot pick this role from the UI. By default, the user that creates the EM Activity gets assigned this role under Activity Team Member section. Activity Owners are the complete owners of the Activity with most access rights</w:t>
      </w:r>
      <w:r w:rsidR="00B814AA">
        <w:t xml:space="preserve"> except Unlocking the Activity.</w:t>
      </w:r>
    </w:p>
    <w:p w14:paraId="35E521EE" w14:textId="7A86C2B6" w:rsidR="00C61672" w:rsidRDefault="00C61672" w:rsidP="0040074F">
      <w:pPr>
        <w:pStyle w:val="BodyText"/>
        <w:numPr>
          <w:ilvl w:val="0"/>
          <w:numId w:val="23"/>
        </w:numPr>
      </w:pPr>
      <w:r w:rsidRPr="00C61672">
        <w:rPr>
          <w:b/>
        </w:rPr>
        <w:t>Editor</w:t>
      </w:r>
      <w:r>
        <w:t xml:space="preserve"> – This role is user defined role that users can assign to Activity Team Member records when they add Team Members under Activity Team Member section. This is designed to provide Edit access to the Activity record, similar to the Activity Owner record</w:t>
      </w:r>
      <w:r w:rsidR="007D3E1F">
        <w:t xml:space="preserve">. </w:t>
      </w:r>
      <w:r w:rsidR="00CF2B4E">
        <w:t>These are usually users that maybe co-hosting the Activity with the Activity Owner and need Edit access to the Activity</w:t>
      </w:r>
    </w:p>
    <w:p w14:paraId="4F04F178" w14:textId="038B109A" w:rsidR="00C61672" w:rsidRDefault="00C61672" w:rsidP="0040074F">
      <w:pPr>
        <w:pStyle w:val="BodyText"/>
        <w:numPr>
          <w:ilvl w:val="0"/>
          <w:numId w:val="23"/>
        </w:numPr>
      </w:pPr>
      <w:r w:rsidRPr="00CF2B4E">
        <w:rPr>
          <w:b/>
        </w:rPr>
        <w:t>Read</w:t>
      </w:r>
      <w:r w:rsidR="00CF2B4E" w:rsidRPr="00CF2B4E">
        <w:rPr>
          <w:b/>
        </w:rPr>
        <w:t xml:space="preserve"> Only</w:t>
      </w:r>
      <w:r w:rsidR="00CF2B4E">
        <w:t xml:space="preserve"> – This role is also user defined role that users can assign via the UI when creating Activity Team Member records. This role is designed to provide only Read Only access to the Activity</w:t>
      </w:r>
    </w:p>
    <w:p w14:paraId="14866987" w14:textId="2F1040F4" w:rsidR="00CF2B4E" w:rsidRDefault="00CF2B4E" w:rsidP="0040074F">
      <w:pPr>
        <w:pStyle w:val="BodyText"/>
        <w:numPr>
          <w:ilvl w:val="0"/>
          <w:numId w:val="23"/>
        </w:numPr>
      </w:pPr>
      <w:r>
        <w:rPr>
          <w:b/>
        </w:rPr>
        <w:t xml:space="preserve">Approver (Approver_vod) </w:t>
      </w:r>
      <w:r>
        <w:t>– This is a System Defined role that gets assigned to a Team Member that receives Activity Approval requests OR gets added as a PO Approver on the EM Activity</w:t>
      </w:r>
    </w:p>
    <w:p w14:paraId="19118D1B" w14:textId="40F8C292" w:rsidR="005C3437" w:rsidRPr="00BA5922" w:rsidRDefault="00B814AA" w:rsidP="00A03EDB">
      <w:pPr>
        <w:pStyle w:val="BodyText"/>
        <w:numPr>
          <w:ilvl w:val="0"/>
          <w:numId w:val="23"/>
        </w:numPr>
      </w:pPr>
      <w:r w:rsidRPr="00B814AA">
        <w:rPr>
          <w:b/>
        </w:rPr>
        <w:t>Service Coordinator</w:t>
      </w:r>
      <w:r>
        <w:t xml:space="preserve"> – This role is assigned by users via the UI to Team Members from the EMCoE team. This role is defined to have the maximum </w:t>
      </w:r>
      <w:r>
        <w:lastRenderedPageBreak/>
        <w:t>access to the Activity including the right to unlock the A</w:t>
      </w:r>
      <w:r w:rsidR="00B52C8C">
        <w:t>ctivity from an Archived status</w:t>
      </w:r>
    </w:p>
    <w:p w14:paraId="6DD130AD" w14:textId="7F020B80" w:rsidR="00667D71" w:rsidRDefault="00576B80" w:rsidP="00667D71">
      <w:pPr>
        <w:pStyle w:val="Heading3"/>
        <w:numPr>
          <w:ilvl w:val="1"/>
          <w:numId w:val="5"/>
        </w:numPr>
        <w:rPr>
          <w:rFonts w:cs="Arial"/>
          <w:i w:val="0"/>
        </w:rPr>
      </w:pPr>
      <w:r>
        <w:rPr>
          <w:rFonts w:cs="Arial"/>
          <w:i w:val="0"/>
        </w:rPr>
        <w:t xml:space="preserve">EM </w:t>
      </w:r>
      <w:r w:rsidR="00667D71">
        <w:rPr>
          <w:rFonts w:cs="Arial"/>
          <w:i w:val="0"/>
        </w:rPr>
        <w:t xml:space="preserve">Activities Without </w:t>
      </w:r>
      <w:r>
        <w:rPr>
          <w:rFonts w:cs="Arial"/>
          <w:i w:val="0"/>
        </w:rPr>
        <w:t>Approval</w:t>
      </w:r>
    </w:p>
    <w:p w14:paraId="57D1AF5F" w14:textId="420DFD73" w:rsidR="00576B80" w:rsidRDefault="00576B80" w:rsidP="00576B80">
      <w:pPr>
        <w:pStyle w:val="BodyText"/>
      </w:pPr>
      <w:r>
        <w:t>EM Activities that do not need approval consist of following statuses</w:t>
      </w:r>
      <w:r w:rsidR="00D342E9">
        <w:t xml:space="preserve"> and </w:t>
      </w:r>
      <w:r w:rsidR="002B7C6B">
        <w:t xml:space="preserve">possible </w:t>
      </w:r>
      <w:r w:rsidR="00D342E9">
        <w:t>transitions</w:t>
      </w:r>
      <w:r w:rsidR="002B7C6B">
        <w:t>:</w:t>
      </w:r>
    </w:p>
    <w:p w14:paraId="30690ED0" w14:textId="04598003" w:rsidR="0050504B" w:rsidRDefault="0050504B" w:rsidP="0050504B">
      <w:pPr>
        <w:jc w:val="center"/>
        <w:rPr>
          <w:rFonts w:eastAsia="Times New Roman"/>
        </w:rPr>
      </w:pPr>
      <w:r>
        <w:rPr>
          <w:rFonts w:eastAsia="Times New Roman"/>
          <w:noProof/>
        </w:rPr>
        <w:drawing>
          <wp:inline distT="0" distB="0" distL="0" distR="0" wp14:anchorId="16E6D43E" wp14:editId="464136E4">
            <wp:extent cx="3710989" cy="1803082"/>
            <wp:effectExtent l="0" t="0" r="0" b="635"/>
            <wp:docPr id="57" name="Picture 57" descr="https://documents.lucidchart.com/documents/7fb0f389-58dc-4edd-b6aa-48f4ba043a21/pages/Xcy7oxO_ZdV~?a=570&amp;x=203&amp;y=382&amp;w=814&amp;h=396&amp;store=1&amp;accept=image%2F*&amp;auth=LCA%2038630fb349232163f3ad02954e875a8df58bd1d5-ts%3D148998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fb0f389-58dc-4edd-b6aa-48f4ba043a21/pages/Xcy7oxO_ZdV~?a=570&amp;x=203&amp;y=382&amp;w=814&amp;h=396&amp;store=1&amp;accept=image%2F*&amp;auth=LCA%2038630fb349232163f3ad02954e875a8df58bd1d5-ts%3D1489989540"/>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723216" cy="1809023"/>
                    </a:xfrm>
                    <a:prstGeom prst="rect">
                      <a:avLst/>
                    </a:prstGeom>
                    <a:noFill/>
                    <a:ln>
                      <a:noFill/>
                    </a:ln>
                  </pic:spPr>
                </pic:pic>
              </a:graphicData>
            </a:graphic>
          </wp:inline>
        </w:drawing>
      </w:r>
    </w:p>
    <w:p w14:paraId="017EF928" w14:textId="77777777" w:rsidR="00576B80" w:rsidRPr="00576B80" w:rsidRDefault="00576B80" w:rsidP="00576B80">
      <w:pPr>
        <w:pStyle w:val="BodyText"/>
      </w:pPr>
    </w:p>
    <w:p w14:paraId="29112E90" w14:textId="3B7F0112" w:rsidR="004C57B2" w:rsidRPr="004C57B2" w:rsidRDefault="005C3437" w:rsidP="004C57B2">
      <w:pPr>
        <w:pStyle w:val="Heading3"/>
        <w:numPr>
          <w:ilvl w:val="2"/>
          <w:numId w:val="21"/>
        </w:numPr>
        <w:rPr>
          <w:rFonts w:cs="Arial"/>
          <w:i w:val="0"/>
        </w:rPr>
      </w:pPr>
      <w:r>
        <w:rPr>
          <w:rFonts w:cs="Arial"/>
          <w:i w:val="0"/>
        </w:rPr>
        <w:t xml:space="preserve">Related List Grid by </w:t>
      </w:r>
      <w:r w:rsidR="00624C8D">
        <w:rPr>
          <w:rFonts w:cs="Arial"/>
          <w:i w:val="0"/>
        </w:rPr>
        <w:t>Activity Team Member role</w:t>
      </w:r>
      <w:r w:rsidR="0053414C">
        <w:rPr>
          <w:rFonts w:cs="Arial"/>
          <w:i w:val="0"/>
        </w:rPr>
        <w:t>s</w:t>
      </w:r>
    </w:p>
    <w:tbl>
      <w:tblPr>
        <w:tblStyle w:val="TableGrid"/>
        <w:tblW w:w="0" w:type="auto"/>
        <w:tblLook w:val="04A0" w:firstRow="1" w:lastRow="0" w:firstColumn="1" w:lastColumn="0" w:noHBand="0" w:noVBand="1"/>
      </w:tblPr>
      <w:tblGrid>
        <w:gridCol w:w="1648"/>
        <w:gridCol w:w="2629"/>
        <w:gridCol w:w="2629"/>
        <w:gridCol w:w="1490"/>
      </w:tblGrid>
      <w:tr w:rsidR="00331E1E" w:rsidRPr="00331E1E" w14:paraId="13F9CBE7" w14:textId="77777777" w:rsidTr="00331E1E">
        <w:tc>
          <w:tcPr>
            <w:tcW w:w="1648" w:type="dxa"/>
            <w:vAlign w:val="bottom"/>
          </w:tcPr>
          <w:p w14:paraId="1DC37A21" w14:textId="57972A12" w:rsidR="00331E1E" w:rsidRPr="004726C9" w:rsidRDefault="00331E1E" w:rsidP="00331E1E">
            <w:pPr>
              <w:pStyle w:val="BodyText"/>
              <w:jc w:val="center"/>
              <w:rPr>
                <w:rFonts w:ascii="Copperplate" w:eastAsia="Times New Roman" w:hAnsi="Copperplate"/>
                <w:i/>
                <w:color w:val="000000"/>
                <w:sz w:val="20"/>
                <w:szCs w:val="20"/>
              </w:rPr>
            </w:pPr>
            <w:r w:rsidRPr="004726C9">
              <w:rPr>
                <w:rFonts w:ascii="Copperplate" w:eastAsia="Times New Roman" w:hAnsi="Copperplate"/>
                <w:i/>
                <w:color w:val="000000"/>
                <w:sz w:val="20"/>
                <w:szCs w:val="20"/>
              </w:rPr>
              <w:t xml:space="preserve">Roles </w:t>
            </w:r>
            <w:r w:rsidRPr="004726C9">
              <w:rPr>
                <w:rFonts w:ascii="Copperplate" w:eastAsia="Times New Roman" w:hAnsi="Copperplate"/>
                <w:i/>
                <w:color w:val="000000"/>
                <w:sz w:val="20"/>
                <w:szCs w:val="20"/>
              </w:rPr>
              <w:sym w:font="Wingdings" w:char="F0E8"/>
            </w:r>
          </w:p>
        </w:tc>
        <w:tc>
          <w:tcPr>
            <w:tcW w:w="4906" w:type="dxa"/>
            <w:gridSpan w:val="2"/>
          </w:tcPr>
          <w:p w14:paraId="499FE7B5" w14:textId="130BFADB" w:rsidR="00331E1E" w:rsidRPr="00331E1E" w:rsidRDefault="00331E1E" w:rsidP="00331E1E">
            <w:pPr>
              <w:pStyle w:val="BodyText"/>
              <w:jc w:val="center"/>
              <w:rPr>
                <w:b/>
                <w:sz w:val="20"/>
              </w:rPr>
            </w:pPr>
            <w:r w:rsidRPr="00331E1E">
              <w:rPr>
                <w:b/>
                <w:sz w:val="20"/>
              </w:rPr>
              <w:t>DefinedRole: Activity Owner/Service Coordinator/Editor/Hierarchical/SysAdmin/Approver</w:t>
            </w:r>
          </w:p>
        </w:tc>
        <w:tc>
          <w:tcPr>
            <w:tcW w:w="1490" w:type="dxa"/>
          </w:tcPr>
          <w:p w14:paraId="1688D71C" w14:textId="4B4A3540" w:rsidR="00331E1E" w:rsidRPr="00331E1E" w:rsidRDefault="00331E1E" w:rsidP="00331E1E">
            <w:pPr>
              <w:pStyle w:val="BodyText"/>
              <w:jc w:val="center"/>
              <w:rPr>
                <w:b/>
                <w:sz w:val="20"/>
              </w:rPr>
            </w:pPr>
            <w:r w:rsidRPr="00331E1E">
              <w:rPr>
                <w:b/>
                <w:sz w:val="20"/>
              </w:rPr>
              <w:t>DefinedRole: Read Only</w:t>
            </w:r>
          </w:p>
        </w:tc>
      </w:tr>
      <w:tr w:rsidR="00331E1E" w:rsidRPr="00331E1E" w14:paraId="2078D707" w14:textId="77777777" w:rsidTr="00331E1E">
        <w:tc>
          <w:tcPr>
            <w:tcW w:w="1648" w:type="dxa"/>
            <w:vAlign w:val="bottom"/>
          </w:tcPr>
          <w:p w14:paraId="3F563786" w14:textId="77777777" w:rsidR="00331E1E" w:rsidRPr="004726C9" w:rsidRDefault="00331E1E" w:rsidP="00331E1E">
            <w:pPr>
              <w:pStyle w:val="BodyText"/>
              <w:jc w:val="center"/>
              <w:rPr>
                <w:rFonts w:ascii="Copperplate" w:eastAsia="Times New Roman" w:hAnsi="Copperplate"/>
                <w:i/>
                <w:color w:val="000000"/>
                <w:sz w:val="20"/>
                <w:szCs w:val="20"/>
              </w:rPr>
            </w:pPr>
            <w:r w:rsidRPr="004726C9">
              <w:rPr>
                <w:rFonts w:ascii="Copperplate" w:eastAsia="Times New Roman" w:hAnsi="Copperplate"/>
                <w:i/>
                <w:color w:val="000000"/>
                <w:sz w:val="20"/>
                <w:szCs w:val="20"/>
              </w:rPr>
              <w:t>Statuses</w:t>
            </w:r>
            <w:r w:rsidRPr="004726C9">
              <w:rPr>
                <w:rFonts w:ascii="Copperplate" w:eastAsia="Times New Roman" w:hAnsi="Copperplate"/>
                <w:i/>
                <w:color w:val="000000"/>
                <w:sz w:val="20"/>
                <w:szCs w:val="20"/>
              </w:rPr>
              <w:sym w:font="Wingdings" w:char="F0E8"/>
            </w:r>
          </w:p>
          <w:p w14:paraId="053B3F40" w14:textId="45C28D73" w:rsidR="00331E1E" w:rsidRPr="004726C9" w:rsidRDefault="00331E1E" w:rsidP="00331E1E">
            <w:pPr>
              <w:pStyle w:val="BodyText"/>
              <w:jc w:val="center"/>
              <w:rPr>
                <w:rFonts w:ascii="Copperplate" w:eastAsia="Times New Roman" w:hAnsi="Copperplate"/>
                <w:i/>
                <w:color w:val="000000"/>
                <w:sz w:val="20"/>
                <w:szCs w:val="20"/>
              </w:rPr>
            </w:pPr>
            <w:r w:rsidRPr="004726C9">
              <w:rPr>
                <w:rFonts w:ascii="Copperplate" w:eastAsia="Times New Roman" w:hAnsi="Copperplate"/>
                <w:i/>
                <w:color w:val="000000"/>
                <w:sz w:val="20"/>
                <w:szCs w:val="20"/>
              </w:rPr>
              <w:t>Related List (below)</w:t>
            </w:r>
          </w:p>
        </w:tc>
        <w:tc>
          <w:tcPr>
            <w:tcW w:w="2453" w:type="dxa"/>
          </w:tcPr>
          <w:p w14:paraId="4CF62E06" w14:textId="62C3351B" w:rsidR="00331E1E" w:rsidRPr="00331E1E" w:rsidRDefault="00331E1E" w:rsidP="00331E1E">
            <w:pPr>
              <w:pStyle w:val="BodyText"/>
              <w:jc w:val="center"/>
              <w:rPr>
                <w:b/>
                <w:sz w:val="20"/>
              </w:rPr>
            </w:pPr>
            <w:r w:rsidRPr="00331E1E">
              <w:rPr>
                <w:b/>
                <w:sz w:val="20"/>
              </w:rPr>
              <w:t>Pre-Event, Post-Event</w:t>
            </w:r>
          </w:p>
        </w:tc>
        <w:tc>
          <w:tcPr>
            <w:tcW w:w="2453" w:type="dxa"/>
          </w:tcPr>
          <w:p w14:paraId="1B5089BA" w14:textId="6FEA4E1C" w:rsidR="00331E1E" w:rsidRPr="00331E1E" w:rsidRDefault="00331E1E" w:rsidP="00331E1E">
            <w:pPr>
              <w:pStyle w:val="BodyText"/>
              <w:jc w:val="center"/>
              <w:rPr>
                <w:b/>
                <w:sz w:val="20"/>
              </w:rPr>
            </w:pPr>
            <w:r w:rsidRPr="00331E1E">
              <w:rPr>
                <w:b/>
                <w:sz w:val="20"/>
              </w:rPr>
              <w:t>Archived</w:t>
            </w:r>
          </w:p>
        </w:tc>
        <w:tc>
          <w:tcPr>
            <w:tcW w:w="1490" w:type="dxa"/>
          </w:tcPr>
          <w:p w14:paraId="7BC06D79" w14:textId="74659056" w:rsidR="00331E1E" w:rsidRPr="00331E1E" w:rsidRDefault="00331E1E" w:rsidP="00331E1E">
            <w:pPr>
              <w:pStyle w:val="BodyText"/>
              <w:jc w:val="center"/>
              <w:rPr>
                <w:b/>
                <w:sz w:val="20"/>
              </w:rPr>
            </w:pPr>
            <w:r w:rsidRPr="00331E1E">
              <w:rPr>
                <w:b/>
                <w:sz w:val="20"/>
              </w:rPr>
              <w:t>Pre-Event, Post-Event, Archived</w:t>
            </w:r>
          </w:p>
        </w:tc>
      </w:tr>
      <w:tr w:rsidR="00331E1E" w:rsidRPr="00331E1E" w14:paraId="76A22EC8" w14:textId="77777777" w:rsidTr="00331E1E">
        <w:tc>
          <w:tcPr>
            <w:tcW w:w="1648" w:type="dxa"/>
            <w:vAlign w:val="bottom"/>
          </w:tcPr>
          <w:p w14:paraId="73D17908" w14:textId="3FA32F77" w:rsidR="00331E1E" w:rsidRPr="00331E1E" w:rsidRDefault="00331E1E" w:rsidP="00331E1E">
            <w:pPr>
              <w:pStyle w:val="BodyText"/>
              <w:jc w:val="center"/>
              <w:rPr>
                <w:sz w:val="20"/>
              </w:rPr>
            </w:pPr>
            <w:r w:rsidRPr="00331E1E">
              <w:rPr>
                <w:rFonts w:ascii="Copperplate" w:eastAsia="Times New Roman" w:hAnsi="Copperplate"/>
                <w:color w:val="000000"/>
                <w:sz w:val="20"/>
                <w:szCs w:val="20"/>
              </w:rPr>
              <w:t>Activity Detail</w:t>
            </w:r>
          </w:p>
        </w:tc>
        <w:tc>
          <w:tcPr>
            <w:tcW w:w="2453" w:type="dxa"/>
            <w:vAlign w:val="bottom"/>
          </w:tcPr>
          <w:p w14:paraId="461D25A3" w14:textId="41BF25D8" w:rsidR="00331E1E" w:rsidRPr="00331E1E" w:rsidRDefault="00331E1E" w:rsidP="00331E1E">
            <w:pPr>
              <w:pStyle w:val="BodyText"/>
              <w:jc w:val="center"/>
              <w:rPr>
                <w:sz w:val="20"/>
              </w:rPr>
            </w:pPr>
            <w:r w:rsidRPr="00331E1E">
              <w:rPr>
                <w:rFonts w:ascii="Calibri" w:eastAsia="Times New Roman" w:hAnsi="Calibri"/>
                <w:color w:val="000000"/>
                <w:sz w:val="20"/>
              </w:rPr>
              <w:t>CRUD</w:t>
            </w:r>
          </w:p>
        </w:tc>
        <w:tc>
          <w:tcPr>
            <w:tcW w:w="2453" w:type="dxa"/>
            <w:vAlign w:val="bottom"/>
          </w:tcPr>
          <w:p w14:paraId="6739B042" w14:textId="5D1BADA7" w:rsidR="00331E1E" w:rsidRPr="00331E1E" w:rsidRDefault="00331E1E" w:rsidP="00331E1E">
            <w:pPr>
              <w:pStyle w:val="BodyText"/>
              <w:jc w:val="center"/>
              <w:rPr>
                <w:sz w:val="20"/>
              </w:rPr>
            </w:pPr>
            <w:r w:rsidRPr="00331E1E">
              <w:rPr>
                <w:rFonts w:ascii="Calibri" w:eastAsia="Times New Roman" w:hAnsi="Calibri"/>
                <w:color w:val="000000"/>
                <w:sz w:val="20"/>
              </w:rPr>
              <w:t>R</w:t>
            </w:r>
          </w:p>
        </w:tc>
        <w:tc>
          <w:tcPr>
            <w:tcW w:w="1490" w:type="dxa"/>
            <w:vAlign w:val="bottom"/>
          </w:tcPr>
          <w:p w14:paraId="2B2BD036" w14:textId="09E1C5E0" w:rsidR="00331E1E" w:rsidRPr="00331E1E" w:rsidRDefault="00331E1E" w:rsidP="00331E1E">
            <w:pPr>
              <w:pStyle w:val="BodyText"/>
              <w:jc w:val="center"/>
              <w:rPr>
                <w:sz w:val="20"/>
              </w:rPr>
            </w:pPr>
            <w:r w:rsidRPr="00331E1E">
              <w:rPr>
                <w:rFonts w:ascii="Calibri" w:eastAsia="Times New Roman" w:hAnsi="Calibri"/>
                <w:color w:val="000000"/>
                <w:sz w:val="20"/>
              </w:rPr>
              <w:t>R</w:t>
            </w:r>
          </w:p>
        </w:tc>
      </w:tr>
      <w:tr w:rsidR="00331E1E" w:rsidRPr="00331E1E" w14:paraId="6108294F" w14:textId="77777777" w:rsidTr="00331E1E">
        <w:tc>
          <w:tcPr>
            <w:tcW w:w="1648" w:type="dxa"/>
            <w:vAlign w:val="bottom"/>
          </w:tcPr>
          <w:p w14:paraId="46E9B5C0" w14:textId="7260B601" w:rsidR="00331E1E" w:rsidRPr="00331E1E" w:rsidRDefault="00331E1E" w:rsidP="00331E1E">
            <w:pPr>
              <w:pStyle w:val="BodyText"/>
              <w:jc w:val="center"/>
              <w:rPr>
                <w:sz w:val="20"/>
              </w:rPr>
            </w:pPr>
            <w:r w:rsidRPr="00331E1E">
              <w:rPr>
                <w:rFonts w:ascii="Copperplate" w:eastAsia="Times New Roman" w:hAnsi="Copperplate"/>
                <w:color w:val="000000"/>
                <w:sz w:val="20"/>
                <w:szCs w:val="20"/>
              </w:rPr>
              <w:t>Activity Budget</w:t>
            </w:r>
          </w:p>
        </w:tc>
        <w:tc>
          <w:tcPr>
            <w:tcW w:w="2453" w:type="dxa"/>
            <w:vAlign w:val="bottom"/>
          </w:tcPr>
          <w:p w14:paraId="0EEE73C6" w14:textId="3570CC90" w:rsidR="00331E1E" w:rsidRPr="00331E1E" w:rsidRDefault="00331E1E" w:rsidP="00331E1E">
            <w:pPr>
              <w:pStyle w:val="BodyText"/>
              <w:jc w:val="center"/>
              <w:rPr>
                <w:sz w:val="20"/>
              </w:rPr>
            </w:pPr>
            <w:r w:rsidRPr="00331E1E">
              <w:rPr>
                <w:rFonts w:ascii="Calibri" w:eastAsia="Times New Roman" w:hAnsi="Calibri"/>
                <w:color w:val="000000"/>
                <w:sz w:val="20"/>
              </w:rPr>
              <w:t>CRD</w:t>
            </w:r>
          </w:p>
        </w:tc>
        <w:tc>
          <w:tcPr>
            <w:tcW w:w="2453" w:type="dxa"/>
            <w:vAlign w:val="bottom"/>
          </w:tcPr>
          <w:p w14:paraId="6CDC316B" w14:textId="43646DE7" w:rsidR="00331E1E" w:rsidRPr="00331E1E" w:rsidRDefault="00331E1E" w:rsidP="00331E1E">
            <w:pPr>
              <w:pStyle w:val="BodyText"/>
              <w:jc w:val="center"/>
              <w:rPr>
                <w:sz w:val="20"/>
              </w:rPr>
            </w:pPr>
            <w:r w:rsidRPr="00331E1E">
              <w:rPr>
                <w:rFonts w:ascii="Calibri" w:eastAsia="Times New Roman" w:hAnsi="Calibri"/>
                <w:color w:val="000000"/>
                <w:sz w:val="20"/>
              </w:rPr>
              <w:t>R</w:t>
            </w:r>
          </w:p>
        </w:tc>
        <w:tc>
          <w:tcPr>
            <w:tcW w:w="1490" w:type="dxa"/>
            <w:vAlign w:val="bottom"/>
          </w:tcPr>
          <w:p w14:paraId="5660C271" w14:textId="7ED91C98" w:rsidR="00331E1E" w:rsidRPr="00331E1E" w:rsidRDefault="00331E1E" w:rsidP="00331E1E">
            <w:pPr>
              <w:pStyle w:val="BodyText"/>
              <w:jc w:val="center"/>
              <w:rPr>
                <w:sz w:val="20"/>
              </w:rPr>
            </w:pPr>
            <w:r w:rsidRPr="00331E1E">
              <w:rPr>
                <w:rFonts w:ascii="Calibri" w:eastAsia="Times New Roman" w:hAnsi="Calibri"/>
                <w:color w:val="000000"/>
                <w:sz w:val="20"/>
              </w:rPr>
              <w:t>R</w:t>
            </w:r>
          </w:p>
        </w:tc>
      </w:tr>
      <w:tr w:rsidR="00331E1E" w:rsidRPr="00331E1E" w14:paraId="0B28EC58" w14:textId="77777777" w:rsidTr="00331E1E">
        <w:tc>
          <w:tcPr>
            <w:tcW w:w="1648" w:type="dxa"/>
            <w:vAlign w:val="bottom"/>
          </w:tcPr>
          <w:p w14:paraId="112596BE" w14:textId="03333309" w:rsidR="00331E1E" w:rsidRPr="00331E1E" w:rsidRDefault="00331E1E" w:rsidP="00331E1E">
            <w:pPr>
              <w:pStyle w:val="BodyText"/>
              <w:jc w:val="center"/>
              <w:rPr>
                <w:sz w:val="20"/>
              </w:rPr>
            </w:pPr>
            <w:r w:rsidRPr="00331E1E">
              <w:rPr>
                <w:rFonts w:ascii="Copperplate" w:eastAsia="Times New Roman" w:hAnsi="Copperplate"/>
                <w:color w:val="000000"/>
                <w:sz w:val="20"/>
                <w:szCs w:val="20"/>
              </w:rPr>
              <w:t xml:space="preserve">Expense Estimate </w:t>
            </w:r>
            <w:r w:rsidRPr="00331E1E">
              <w:rPr>
                <w:rFonts w:ascii="Calibri" w:eastAsia="Times New Roman" w:hAnsi="Calibri"/>
                <w:color w:val="C00000"/>
                <w:sz w:val="20"/>
              </w:rPr>
              <w:t>[Budget Overview]</w:t>
            </w:r>
          </w:p>
        </w:tc>
        <w:tc>
          <w:tcPr>
            <w:tcW w:w="2453" w:type="dxa"/>
            <w:vAlign w:val="bottom"/>
          </w:tcPr>
          <w:p w14:paraId="6A149EBC" w14:textId="6A2ADFB6" w:rsidR="00331E1E" w:rsidRPr="00331E1E" w:rsidRDefault="00331E1E" w:rsidP="00331E1E">
            <w:pPr>
              <w:pStyle w:val="BodyText"/>
              <w:jc w:val="center"/>
              <w:rPr>
                <w:sz w:val="20"/>
              </w:rPr>
            </w:pPr>
            <w:r w:rsidRPr="00331E1E">
              <w:rPr>
                <w:rFonts w:ascii="Calibri" w:eastAsia="Times New Roman" w:hAnsi="Calibri"/>
                <w:color w:val="000000"/>
                <w:sz w:val="20"/>
              </w:rPr>
              <w:t>CRUD</w:t>
            </w:r>
            <w:r w:rsidRPr="00331E1E">
              <w:rPr>
                <w:rFonts w:ascii="Calibri (Body)" w:eastAsia="Times New Roman" w:hAnsi="Calibri (Body)"/>
                <w:b/>
                <w:bCs/>
                <w:color w:val="FF0000"/>
                <w:sz w:val="20"/>
                <w:vertAlign w:val="superscript"/>
              </w:rPr>
              <w:t>1</w:t>
            </w:r>
          </w:p>
        </w:tc>
        <w:tc>
          <w:tcPr>
            <w:tcW w:w="2453" w:type="dxa"/>
            <w:vAlign w:val="bottom"/>
          </w:tcPr>
          <w:p w14:paraId="341A767A" w14:textId="09D549EC" w:rsidR="00331E1E" w:rsidRPr="00331E1E" w:rsidRDefault="00331E1E" w:rsidP="00331E1E">
            <w:pPr>
              <w:pStyle w:val="BodyText"/>
              <w:jc w:val="center"/>
              <w:rPr>
                <w:sz w:val="20"/>
              </w:rPr>
            </w:pPr>
            <w:r w:rsidRPr="00331E1E">
              <w:rPr>
                <w:rFonts w:ascii="Calibri" w:eastAsia="Times New Roman" w:hAnsi="Calibri"/>
                <w:color w:val="000000"/>
                <w:sz w:val="20"/>
              </w:rPr>
              <w:t>R</w:t>
            </w:r>
          </w:p>
        </w:tc>
        <w:tc>
          <w:tcPr>
            <w:tcW w:w="1490" w:type="dxa"/>
            <w:vAlign w:val="bottom"/>
          </w:tcPr>
          <w:p w14:paraId="763FFA89" w14:textId="56819F6D" w:rsidR="00331E1E" w:rsidRPr="00331E1E" w:rsidRDefault="00331E1E" w:rsidP="00331E1E">
            <w:pPr>
              <w:pStyle w:val="BodyText"/>
              <w:jc w:val="center"/>
              <w:rPr>
                <w:sz w:val="20"/>
              </w:rPr>
            </w:pPr>
            <w:r w:rsidRPr="00331E1E">
              <w:rPr>
                <w:rFonts w:ascii="Calibri" w:eastAsia="Times New Roman" w:hAnsi="Calibri"/>
                <w:color w:val="000000"/>
                <w:sz w:val="20"/>
              </w:rPr>
              <w:t>R</w:t>
            </w:r>
          </w:p>
        </w:tc>
      </w:tr>
      <w:tr w:rsidR="00331E1E" w:rsidRPr="00331E1E" w14:paraId="298BE3AE" w14:textId="77777777" w:rsidTr="00331E1E">
        <w:tc>
          <w:tcPr>
            <w:tcW w:w="1648" w:type="dxa"/>
            <w:vAlign w:val="bottom"/>
          </w:tcPr>
          <w:p w14:paraId="3BFFA511" w14:textId="5E399EAF" w:rsidR="00331E1E" w:rsidRPr="00331E1E" w:rsidRDefault="00331E1E" w:rsidP="00331E1E">
            <w:pPr>
              <w:pStyle w:val="BodyText"/>
              <w:jc w:val="center"/>
              <w:rPr>
                <w:sz w:val="20"/>
              </w:rPr>
            </w:pPr>
            <w:r w:rsidRPr="00331E1E">
              <w:rPr>
                <w:rFonts w:ascii="Copperplate" w:eastAsia="Times New Roman" w:hAnsi="Copperplate"/>
                <w:color w:val="000000"/>
                <w:sz w:val="20"/>
                <w:szCs w:val="20"/>
              </w:rPr>
              <w:t>Expenses</w:t>
            </w:r>
          </w:p>
        </w:tc>
        <w:tc>
          <w:tcPr>
            <w:tcW w:w="2453" w:type="dxa"/>
            <w:vAlign w:val="bottom"/>
          </w:tcPr>
          <w:p w14:paraId="596C4063" w14:textId="45CDF762" w:rsidR="00331E1E" w:rsidRPr="00331E1E" w:rsidRDefault="00331E1E" w:rsidP="00331E1E">
            <w:pPr>
              <w:pStyle w:val="BodyText"/>
              <w:jc w:val="center"/>
              <w:rPr>
                <w:sz w:val="20"/>
              </w:rPr>
            </w:pPr>
            <w:r w:rsidRPr="00331E1E">
              <w:rPr>
                <w:rFonts w:ascii="Calibri" w:eastAsia="Times New Roman" w:hAnsi="Calibri"/>
                <w:color w:val="000000"/>
                <w:sz w:val="20"/>
              </w:rPr>
              <w:t>CRUD</w:t>
            </w:r>
          </w:p>
        </w:tc>
        <w:tc>
          <w:tcPr>
            <w:tcW w:w="2453" w:type="dxa"/>
            <w:vAlign w:val="bottom"/>
          </w:tcPr>
          <w:p w14:paraId="28EEED2F" w14:textId="09983BD4" w:rsidR="00331E1E" w:rsidRPr="00331E1E" w:rsidRDefault="00331E1E" w:rsidP="00331E1E">
            <w:pPr>
              <w:pStyle w:val="BodyText"/>
              <w:jc w:val="center"/>
              <w:rPr>
                <w:sz w:val="20"/>
              </w:rPr>
            </w:pPr>
            <w:r w:rsidRPr="00331E1E">
              <w:rPr>
                <w:rFonts w:ascii="Calibri" w:eastAsia="Times New Roman" w:hAnsi="Calibri"/>
                <w:color w:val="000000"/>
                <w:sz w:val="20"/>
              </w:rPr>
              <w:t>R</w:t>
            </w:r>
          </w:p>
        </w:tc>
        <w:tc>
          <w:tcPr>
            <w:tcW w:w="1490" w:type="dxa"/>
            <w:vAlign w:val="bottom"/>
          </w:tcPr>
          <w:p w14:paraId="710DE808" w14:textId="303BE399" w:rsidR="00331E1E" w:rsidRPr="00331E1E" w:rsidRDefault="00331E1E" w:rsidP="00331E1E">
            <w:pPr>
              <w:pStyle w:val="BodyText"/>
              <w:jc w:val="center"/>
              <w:rPr>
                <w:sz w:val="20"/>
              </w:rPr>
            </w:pPr>
            <w:r w:rsidRPr="00331E1E">
              <w:rPr>
                <w:rFonts w:ascii="Calibri" w:eastAsia="Times New Roman" w:hAnsi="Calibri"/>
                <w:color w:val="000000"/>
                <w:sz w:val="20"/>
              </w:rPr>
              <w:t>R</w:t>
            </w:r>
          </w:p>
        </w:tc>
      </w:tr>
      <w:tr w:rsidR="00331E1E" w:rsidRPr="00331E1E" w14:paraId="10350207" w14:textId="77777777" w:rsidTr="00331E1E">
        <w:tc>
          <w:tcPr>
            <w:tcW w:w="1648" w:type="dxa"/>
            <w:vAlign w:val="bottom"/>
          </w:tcPr>
          <w:p w14:paraId="76AA45B3" w14:textId="6389852D" w:rsidR="00331E1E" w:rsidRPr="00331E1E" w:rsidRDefault="00331E1E" w:rsidP="00331E1E">
            <w:pPr>
              <w:pStyle w:val="BodyText"/>
              <w:jc w:val="center"/>
              <w:rPr>
                <w:sz w:val="20"/>
              </w:rPr>
            </w:pPr>
            <w:r w:rsidRPr="00331E1E">
              <w:rPr>
                <w:rFonts w:ascii="Copperplate" w:eastAsia="Times New Roman" w:hAnsi="Copperplate"/>
                <w:color w:val="000000"/>
                <w:sz w:val="20"/>
                <w:szCs w:val="20"/>
              </w:rPr>
              <w:t>Activity Service Providers</w:t>
            </w:r>
          </w:p>
        </w:tc>
        <w:tc>
          <w:tcPr>
            <w:tcW w:w="2453" w:type="dxa"/>
            <w:vAlign w:val="bottom"/>
          </w:tcPr>
          <w:p w14:paraId="7D40ECC5" w14:textId="0497252D" w:rsidR="00331E1E" w:rsidRPr="00331E1E" w:rsidRDefault="00331E1E" w:rsidP="00331E1E">
            <w:pPr>
              <w:pStyle w:val="BodyText"/>
              <w:jc w:val="center"/>
              <w:rPr>
                <w:sz w:val="20"/>
              </w:rPr>
            </w:pPr>
            <w:r w:rsidRPr="00331E1E">
              <w:rPr>
                <w:rFonts w:ascii="Calibri" w:eastAsia="Times New Roman" w:hAnsi="Calibri"/>
                <w:color w:val="000000"/>
                <w:sz w:val="20"/>
              </w:rPr>
              <w:t>CRUD</w:t>
            </w:r>
          </w:p>
        </w:tc>
        <w:tc>
          <w:tcPr>
            <w:tcW w:w="2453" w:type="dxa"/>
            <w:vAlign w:val="bottom"/>
          </w:tcPr>
          <w:p w14:paraId="3EC82E70" w14:textId="3579D27D" w:rsidR="00331E1E" w:rsidRPr="00331E1E" w:rsidRDefault="00331E1E" w:rsidP="00331E1E">
            <w:pPr>
              <w:pStyle w:val="BodyText"/>
              <w:jc w:val="center"/>
              <w:rPr>
                <w:sz w:val="20"/>
              </w:rPr>
            </w:pPr>
            <w:r w:rsidRPr="00331E1E">
              <w:rPr>
                <w:rFonts w:ascii="Calibri" w:eastAsia="Times New Roman" w:hAnsi="Calibri"/>
                <w:color w:val="000000"/>
                <w:sz w:val="20"/>
              </w:rPr>
              <w:t>R</w:t>
            </w:r>
          </w:p>
        </w:tc>
        <w:tc>
          <w:tcPr>
            <w:tcW w:w="1490" w:type="dxa"/>
            <w:vAlign w:val="bottom"/>
          </w:tcPr>
          <w:p w14:paraId="20AA55AE" w14:textId="1D8CE685" w:rsidR="00331E1E" w:rsidRPr="00331E1E" w:rsidRDefault="00331E1E" w:rsidP="00331E1E">
            <w:pPr>
              <w:pStyle w:val="BodyText"/>
              <w:jc w:val="center"/>
              <w:rPr>
                <w:sz w:val="20"/>
              </w:rPr>
            </w:pPr>
            <w:r w:rsidRPr="00331E1E">
              <w:rPr>
                <w:rFonts w:ascii="Calibri" w:eastAsia="Times New Roman" w:hAnsi="Calibri"/>
                <w:color w:val="000000"/>
                <w:sz w:val="20"/>
              </w:rPr>
              <w:t>R</w:t>
            </w:r>
          </w:p>
        </w:tc>
      </w:tr>
      <w:tr w:rsidR="00331E1E" w:rsidRPr="00331E1E" w14:paraId="36033D03" w14:textId="77777777" w:rsidTr="00331E1E">
        <w:tc>
          <w:tcPr>
            <w:tcW w:w="1648" w:type="dxa"/>
            <w:vAlign w:val="bottom"/>
          </w:tcPr>
          <w:p w14:paraId="5C9B8688" w14:textId="2DC70BE1" w:rsidR="00331E1E" w:rsidRPr="00331E1E" w:rsidRDefault="00331E1E" w:rsidP="00331E1E">
            <w:pPr>
              <w:pStyle w:val="BodyText"/>
              <w:jc w:val="center"/>
              <w:rPr>
                <w:sz w:val="20"/>
              </w:rPr>
            </w:pPr>
            <w:r w:rsidRPr="00331E1E">
              <w:rPr>
                <w:rFonts w:ascii="Copperplate" w:eastAsia="Times New Roman" w:hAnsi="Copperplate"/>
                <w:color w:val="000000"/>
                <w:sz w:val="20"/>
                <w:szCs w:val="20"/>
              </w:rPr>
              <w:t>Audience</w:t>
            </w:r>
          </w:p>
        </w:tc>
        <w:tc>
          <w:tcPr>
            <w:tcW w:w="2453" w:type="dxa"/>
            <w:vAlign w:val="bottom"/>
          </w:tcPr>
          <w:p w14:paraId="5584EDE4" w14:textId="41743F61" w:rsidR="00331E1E" w:rsidRPr="00331E1E" w:rsidRDefault="00331E1E" w:rsidP="00331E1E">
            <w:pPr>
              <w:pStyle w:val="BodyText"/>
              <w:jc w:val="center"/>
              <w:rPr>
                <w:sz w:val="20"/>
              </w:rPr>
            </w:pPr>
            <w:r w:rsidRPr="00331E1E">
              <w:rPr>
                <w:rFonts w:ascii="Calibri" w:eastAsia="Times New Roman" w:hAnsi="Calibri"/>
                <w:color w:val="000000"/>
                <w:sz w:val="20"/>
              </w:rPr>
              <w:t>CRUD</w:t>
            </w:r>
          </w:p>
        </w:tc>
        <w:tc>
          <w:tcPr>
            <w:tcW w:w="2453" w:type="dxa"/>
            <w:vAlign w:val="bottom"/>
          </w:tcPr>
          <w:p w14:paraId="67A71F8A" w14:textId="23B03585" w:rsidR="00331E1E" w:rsidRPr="00331E1E" w:rsidRDefault="00331E1E" w:rsidP="00331E1E">
            <w:pPr>
              <w:pStyle w:val="BodyText"/>
              <w:jc w:val="center"/>
              <w:rPr>
                <w:sz w:val="20"/>
              </w:rPr>
            </w:pPr>
            <w:r w:rsidRPr="00331E1E">
              <w:rPr>
                <w:rFonts w:ascii="Calibri" w:eastAsia="Times New Roman" w:hAnsi="Calibri"/>
                <w:color w:val="000000"/>
                <w:sz w:val="20"/>
              </w:rPr>
              <w:t>R</w:t>
            </w:r>
          </w:p>
        </w:tc>
        <w:tc>
          <w:tcPr>
            <w:tcW w:w="1490" w:type="dxa"/>
            <w:vAlign w:val="bottom"/>
          </w:tcPr>
          <w:p w14:paraId="1171D790" w14:textId="3A01FB85" w:rsidR="00331E1E" w:rsidRPr="00331E1E" w:rsidRDefault="00331E1E" w:rsidP="00331E1E">
            <w:pPr>
              <w:pStyle w:val="BodyText"/>
              <w:jc w:val="center"/>
              <w:rPr>
                <w:sz w:val="20"/>
              </w:rPr>
            </w:pPr>
            <w:r w:rsidRPr="00331E1E">
              <w:rPr>
                <w:rFonts w:ascii="Calibri" w:eastAsia="Times New Roman" w:hAnsi="Calibri"/>
                <w:color w:val="000000"/>
                <w:sz w:val="20"/>
              </w:rPr>
              <w:t>R</w:t>
            </w:r>
          </w:p>
        </w:tc>
      </w:tr>
      <w:tr w:rsidR="00331E1E" w:rsidRPr="00331E1E" w14:paraId="1E65510F" w14:textId="77777777" w:rsidTr="00331E1E">
        <w:tc>
          <w:tcPr>
            <w:tcW w:w="1648" w:type="dxa"/>
            <w:vAlign w:val="bottom"/>
          </w:tcPr>
          <w:p w14:paraId="35485C87" w14:textId="481F8C3B" w:rsidR="00331E1E" w:rsidRPr="00331E1E" w:rsidRDefault="00331E1E" w:rsidP="00331E1E">
            <w:pPr>
              <w:pStyle w:val="BodyText"/>
              <w:jc w:val="center"/>
              <w:rPr>
                <w:sz w:val="20"/>
              </w:rPr>
            </w:pPr>
            <w:r w:rsidRPr="00331E1E">
              <w:rPr>
                <w:rFonts w:ascii="Copperplate" w:eastAsia="Times New Roman" w:hAnsi="Copperplate"/>
                <w:color w:val="000000"/>
                <w:sz w:val="20"/>
                <w:szCs w:val="20"/>
              </w:rPr>
              <w:t>Activity Materials</w:t>
            </w:r>
          </w:p>
        </w:tc>
        <w:tc>
          <w:tcPr>
            <w:tcW w:w="2453" w:type="dxa"/>
            <w:vAlign w:val="bottom"/>
          </w:tcPr>
          <w:p w14:paraId="341288FA" w14:textId="791AECBD" w:rsidR="00331E1E" w:rsidRPr="00331E1E" w:rsidRDefault="00331E1E" w:rsidP="00331E1E">
            <w:pPr>
              <w:pStyle w:val="BodyText"/>
              <w:jc w:val="center"/>
              <w:rPr>
                <w:sz w:val="20"/>
              </w:rPr>
            </w:pPr>
            <w:r w:rsidRPr="00331E1E">
              <w:rPr>
                <w:rFonts w:ascii="Calibri" w:eastAsia="Times New Roman" w:hAnsi="Calibri"/>
                <w:color w:val="000000"/>
                <w:sz w:val="20"/>
              </w:rPr>
              <w:t>CRUD</w:t>
            </w:r>
          </w:p>
        </w:tc>
        <w:tc>
          <w:tcPr>
            <w:tcW w:w="2453" w:type="dxa"/>
            <w:vAlign w:val="bottom"/>
          </w:tcPr>
          <w:p w14:paraId="461DA1CE" w14:textId="18F8FD2F" w:rsidR="00331E1E" w:rsidRPr="00331E1E" w:rsidRDefault="00331E1E" w:rsidP="00331E1E">
            <w:pPr>
              <w:pStyle w:val="BodyText"/>
              <w:jc w:val="center"/>
              <w:rPr>
                <w:sz w:val="20"/>
              </w:rPr>
            </w:pPr>
            <w:r w:rsidRPr="00331E1E">
              <w:rPr>
                <w:rFonts w:ascii="Calibri" w:eastAsia="Times New Roman" w:hAnsi="Calibri"/>
                <w:color w:val="000000"/>
                <w:sz w:val="20"/>
              </w:rPr>
              <w:t>R</w:t>
            </w:r>
          </w:p>
        </w:tc>
        <w:tc>
          <w:tcPr>
            <w:tcW w:w="1490" w:type="dxa"/>
            <w:vAlign w:val="bottom"/>
          </w:tcPr>
          <w:p w14:paraId="79D54482" w14:textId="2315A48E" w:rsidR="00331E1E" w:rsidRPr="00331E1E" w:rsidRDefault="00331E1E" w:rsidP="00331E1E">
            <w:pPr>
              <w:pStyle w:val="BodyText"/>
              <w:jc w:val="center"/>
              <w:rPr>
                <w:sz w:val="20"/>
              </w:rPr>
            </w:pPr>
            <w:r w:rsidRPr="00331E1E">
              <w:rPr>
                <w:rFonts w:ascii="Calibri" w:eastAsia="Times New Roman" w:hAnsi="Calibri"/>
                <w:color w:val="000000"/>
                <w:sz w:val="20"/>
              </w:rPr>
              <w:t>R</w:t>
            </w:r>
          </w:p>
        </w:tc>
      </w:tr>
      <w:tr w:rsidR="00331E1E" w:rsidRPr="00331E1E" w14:paraId="666A3A31" w14:textId="77777777" w:rsidTr="00331E1E">
        <w:tc>
          <w:tcPr>
            <w:tcW w:w="1648" w:type="dxa"/>
            <w:vAlign w:val="bottom"/>
          </w:tcPr>
          <w:p w14:paraId="2FE37821" w14:textId="7D5396EF" w:rsidR="00331E1E" w:rsidRPr="00331E1E" w:rsidRDefault="00331E1E" w:rsidP="00331E1E">
            <w:pPr>
              <w:pStyle w:val="BodyText"/>
              <w:jc w:val="center"/>
              <w:rPr>
                <w:sz w:val="20"/>
              </w:rPr>
            </w:pPr>
            <w:r w:rsidRPr="00331E1E">
              <w:rPr>
                <w:rFonts w:ascii="Copperplate" w:eastAsia="Times New Roman" w:hAnsi="Copperplate"/>
                <w:color w:val="000000"/>
                <w:sz w:val="20"/>
                <w:szCs w:val="20"/>
              </w:rPr>
              <w:t>Activity Team Members</w:t>
            </w:r>
          </w:p>
        </w:tc>
        <w:tc>
          <w:tcPr>
            <w:tcW w:w="2453" w:type="dxa"/>
            <w:vAlign w:val="bottom"/>
          </w:tcPr>
          <w:p w14:paraId="44844EFF" w14:textId="1056A312" w:rsidR="00331E1E" w:rsidRPr="00331E1E" w:rsidRDefault="00331E1E" w:rsidP="00331E1E">
            <w:pPr>
              <w:pStyle w:val="BodyText"/>
              <w:jc w:val="center"/>
              <w:rPr>
                <w:sz w:val="20"/>
              </w:rPr>
            </w:pPr>
            <w:r w:rsidRPr="00331E1E">
              <w:rPr>
                <w:rFonts w:ascii="Calibri" w:eastAsia="Times New Roman" w:hAnsi="Calibri"/>
                <w:color w:val="000000"/>
                <w:sz w:val="20"/>
              </w:rPr>
              <w:t>CRD</w:t>
            </w:r>
          </w:p>
        </w:tc>
        <w:tc>
          <w:tcPr>
            <w:tcW w:w="2453" w:type="dxa"/>
            <w:vAlign w:val="bottom"/>
          </w:tcPr>
          <w:p w14:paraId="22D771A4" w14:textId="66BAA7F4" w:rsidR="00331E1E" w:rsidRPr="00331E1E" w:rsidRDefault="00331E1E" w:rsidP="00331E1E">
            <w:pPr>
              <w:pStyle w:val="BodyText"/>
              <w:jc w:val="center"/>
              <w:rPr>
                <w:sz w:val="20"/>
              </w:rPr>
            </w:pPr>
            <w:r w:rsidRPr="00331E1E">
              <w:rPr>
                <w:rFonts w:ascii="Calibri" w:eastAsia="Times New Roman" w:hAnsi="Calibri"/>
                <w:color w:val="000000"/>
                <w:sz w:val="20"/>
              </w:rPr>
              <w:t>R</w:t>
            </w:r>
          </w:p>
        </w:tc>
        <w:tc>
          <w:tcPr>
            <w:tcW w:w="1490" w:type="dxa"/>
            <w:vAlign w:val="bottom"/>
          </w:tcPr>
          <w:p w14:paraId="3E2F74B9" w14:textId="21CA213F" w:rsidR="00331E1E" w:rsidRPr="00331E1E" w:rsidRDefault="00331E1E" w:rsidP="00331E1E">
            <w:pPr>
              <w:pStyle w:val="BodyText"/>
              <w:jc w:val="center"/>
              <w:rPr>
                <w:sz w:val="20"/>
              </w:rPr>
            </w:pPr>
            <w:r w:rsidRPr="00331E1E">
              <w:rPr>
                <w:rFonts w:ascii="Calibri" w:eastAsia="Times New Roman" w:hAnsi="Calibri"/>
                <w:color w:val="000000"/>
                <w:sz w:val="20"/>
              </w:rPr>
              <w:t>R</w:t>
            </w:r>
          </w:p>
        </w:tc>
      </w:tr>
      <w:tr w:rsidR="00331E1E" w:rsidRPr="00331E1E" w14:paraId="1CECE396" w14:textId="77777777" w:rsidTr="00331E1E">
        <w:tc>
          <w:tcPr>
            <w:tcW w:w="1648" w:type="dxa"/>
            <w:vAlign w:val="bottom"/>
          </w:tcPr>
          <w:p w14:paraId="5443DE05" w14:textId="1C65EA26" w:rsidR="00331E1E" w:rsidRPr="00331E1E" w:rsidRDefault="00331E1E" w:rsidP="00331E1E">
            <w:pPr>
              <w:pStyle w:val="BodyText"/>
              <w:jc w:val="center"/>
              <w:rPr>
                <w:rFonts w:ascii="Copperplate" w:eastAsia="Times New Roman" w:hAnsi="Copperplate"/>
                <w:color w:val="000000"/>
                <w:sz w:val="20"/>
                <w:szCs w:val="20"/>
              </w:rPr>
            </w:pPr>
            <w:r w:rsidRPr="00331E1E">
              <w:rPr>
                <w:rFonts w:ascii="Copperplate" w:eastAsia="Times New Roman" w:hAnsi="Copperplate"/>
                <w:color w:val="000000"/>
                <w:sz w:val="20"/>
                <w:szCs w:val="20"/>
              </w:rPr>
              <w:lastRenderedPageBreak/>
              <w:t>EM Activities</w:t>
            </w:r>
          </w:p>
        </w:tc>
        <w:tc>
          <w:tcPr>
            <w:tcW w:w="2453" w:type="dxa"/>
            <w:vAlign w:val="bottom"/>
          </w:tcPr>
          <w:p w14:paraId="4AA94C65" w14:textId="626A2D0D" w:rsidR="00331E1E" w:rsidRPr="00331E1E" w:rsidRDefault="00331E1E" w:rsidP="00331E1E">
            <w:pPr>
              <w:pStyle w:val="BodyText"/>
              <w:jc w:val="center"/>
              <w:rPr>
                <w:sz w:val="20"/>
              </w:rPr>
            </w:pPr>
            <w:r w:rsidRPr="00331E1E">
              <w:rPr>
                <w:rFonts w:ascii="Calibri" w:eastAsia="Times New Roman" w:hAnsi="Calibri"/>
                <w:color w:val="000000"/>
                <w:sz w:val="20"/>
              </w:rPr>
              <w:t>CRUD</w:t>
            </w:r>
            <w:r w:rsidRPr="00331E1E">
              <w:rPr>
                <w:rFonts w:ascii="Calibri (Body)" w:eastAsia="Times New Roman" w:hAnsi="Calibri (Body)"/>
                <w:b/>
                <w:bCs/>
                <w:color w:val="FF0000"/>
                <w:sz w:val="20"/>
                <w:vertAlign w:val="superscript"/>
              </w:rPr>
              <w:t>2</w:t>
            </w:r>
          </w:p>
        </w:tc>
        <w:tc>
          <w:tcPr>
            <w:tcW w:w="2453" w:type="dxa"/>
            <w:vAlign w:val="bottom"/>
          </w:tcPr>
          <w:p w14:paraId="5BE48BB7" w14:textId="1E4F2A49" w:rsidR="00331E1E" w:rsidRPr="00331E1E" w:rsidRDefault="00331E1E" w:rsidP="00331E1E">
            <w:pPr>
              <w:pStyle w:val="BodyText"/>
              <w:jc w:val="center"/>
              <w:rPr>
                <w:sz w:val="20"/>
              </w:rPr>
            </w:pPr>
            <w:r w:rsidRPr="00331E1E">
              <w:rPr>
                <w:rFonts w:ascii="Calibri" w:eastAsia="Times New Roman" w:hAnsi="Calibri"/>
                <w:color w:val="000000"/>
                <w:sz w:val="20"/>
              </w:rPr>
              <w:t>R</w:t>
            </w:r>
          </w:p>
        </w:tc>
        <w:tc>
          <w:tcPr>
            <w:tcW w:w="1490" w:type="dxa"/>
            <w:vAlign w:val="bottom"/>
          </w:tcPr>
          <w:p w14:paraId="69D0E131" w14:textId="5E15EED6" w:rsidR="00331E1E" w:rsidRPr="00331E1E" w:rsidRDefault="00331E1E" w:rsidP="00331E1E">
            <w:pPr>
              <w:pStyle w:val="BodyText"/>
              <w:jc w:val="center"/>
              <w:rPr>
                <w:sz w:val="20"/>
              </w:rPr>
            </w:pPr>
            <w:r w:rsidRPr="00331E1E">
              <w:rPr>
                <w:rFonts w:ascii="Calibri" w:eastAsia="Times New Roman" w:hAnsi="Calibri"/>
                <w:color w:val="000000"/>
                <w:sz w:val="20"/>
              </w:rPr>
              <w:t>R</w:t>
            </w:r>
          </w:p>
        </w:tc>
      </w:tr>
      <w:tr w:rsidR="00331E1E" w:rsidRPr="00331E1E" w14:paraId="480E4A11" w14:textId="77777777" w:rsidTr="00331E1E">
        <w:tc>
          <w:tcPr>
            <w:tcW w:w="1648" w:type="dxa"/>
            <w:vAlign w:val="bottom"/>
          </w:tcPr>
          <w:p w14:paraId="0F4C0817" w14:textId="0CD47E5D" w:rsidR="00331E1E" w:rsidRPr="00331E1E" w:rsidRDefault="00331E1E" w:rsidP="00331E1E">
            <w:pPr>
              <w:pStyle w:val="BodyText"/>
              <w:jc w:val="center"/>
              <w:rPr>
                <w:rFonts w:ascii="Copperplate" w:eastAsia="Times New Roman" w:hAnsi="Copperplate"/>
                <w:color w:val="000000"/>
                <w:sz w:val="20"/>
                <w:szCs w:val="20"/>
              </w:rPr>
            </w:pPr>
            <w:r w:rsidRPr="00331E1E">
              <w:rPr>
                <w:rFonts w:ascii="Copperplate" w:eastAsia="Times New Roman" w:hAnsi="Copperplate"/>
                <w:color w:val="000000"/>
                <w:sz w:val="20"/>
                <w:szCs w:val="20"/>
              </w:rPr>
              <w:t>Open Tasks</w:t>
            </w:r>
            <w:r w:rsidRPr="00331E1E">
              <w:rPr>
                <w:rFonts w:ascii="Calibri (Body)" w:eastAsia="Times New Roman" w:hAnsi="Calibri (Body)"/>
                <w:color w:val="FF0000"/>
                <w:sz w:val="20"/>
                <w:vertAlign w:val="superscript"/>
              </w:rPr>
              <w:t>3</w:t>
            </w:r>
          </w:p>
        </w:tc>
        <w:tc>
          <w:tcPr>
            <w:tcW w:w="2453" w:type="dxa"/>
            <w:vAlign w:val="bottom"/>
          </w:tcPr>
          <w:p w14:paraId="72DF1F70" w14:textId="0A786A0D" w:rsidR="00331E1E" w:rsidRPr="00331E1E" w:rsidRDefault="00331E1E" w:rsidP="00331E1E">
            <w:pPr>
              <w:pStyle w:val="BodyText"/>
              <w:jc w:val="center"/>
              <w:rPr>
                <w:sz w:val="20"/>
              </w:rPr>
            </w:pPr>
            <w:r w:rsidRPr="00331E1E">
              <w:rPr>
                <w:rFonts w:ascii="Calibri" w:eastAsia="Times New Roman" w:hAnsi="Calibri"/>
                <w:color w:val="000000"/>
                <w:sz w:val="20"/>
              </w:rPr>
              <w:t>CRUD</w:t>
            </w:r>
          </w:p>
        </w:tc>
        <w:tc>
          <w:tcPr>
            <w:tcW w:w="2453" w:type="dxa"/>
            <w:vAlign w:val="bottom"/>
          </w:tcPr>
          <w:p w14:paraId="74C5F7A8" w14:textId="48893430" w:rsidR="00331E1E" w:rsidRPr="00331E1E" w:rsidRDefault="00331E1E" w:rsidP="00331E1E">
            <w:pPr>
              <w:pStyle w:val="BodyText"/>
              <w:jc w:val="center"/>
              <w:rPr>
                <w:sz w:val="20"/>
              </w:rPr>
            </w:pPr>
            <w:r w:rsidRPr="00331E1E">
              <w:rPr>
                <w:rFonts w:ascii="Calibri" w:eastAsia="Times New Roman" w:hAnsi="Calibri"/>
                <w:color w:val="000000"/>
                <w:sz w:val="20"/>
              </w:rPr>
              <w:t>CRUD</w:t>
            </w:r>
          </w:p>
        </w:tc>
        <w:tc>
          <w:tcPr>
            <w:tcW w:w="1490" w:type="dxa"/>
            <w:vAlign w:val="bottom"/>
          </w:tcPr>
          <w:p w14:paraId="69BADE7E" w14:textId="52A3E982" w:rsidR="00331E1E" w:rsidRPr="00331E1E" w:rsidRDefault="00331E1E" w:rsidP="00331E1E">
            <w:pPr>
              <w:pStyle w:val="BodyText"/>
              <w:jc w:val="center"/>
              <w:rPr>
                <w:sz w:val="20"/>
              </w:rPr>
            </w:pPr>
            <w:r w:rsidRPr="00331E1E">
              <w:rPr>
                <w:rFonts w:ascii="Calibri" w:eastAsia="Times New Roman" w:hAnsi="Calibri"/>
                <w:color w:val="000000"/>
                <w:sz w:val="20"/>
              </w:rPr>
              <w:t>CRUD</w:t>
            </w:r>
          </w:p>
        </w:tc>
      </w:tr>
      <w:tr w:rsidR="00331E1E" w:rsidRPr="00331E1E" w14:paraId="0D486D5E" w14:textId="77777777" w:rsidTr="00331E1E">
        <w:tc>
          <w:tcPr>
            <w:tcW w:w="1648" w:type="dxa"/>
            <w:vAlign w:val="bottom"/>
          </w:tcPr>
          <w:p w14:paraId="673C544D" w14:textId="4F005EFF" w:rsidR="00331E1E" w:rsidRPr="00331E1E" w:rsidRDefault="00331E1E" w:rsidP="00331E1E">
            <w:pPr>
              <w:pStyle w:val="BodyText"/>
              <w:jc w:val="center"/>
              <w:rPr>
                <w:rFonts w:ascii="Copperplate" w:eastAsia="Times New Roman" w:hAnsi="Copperplate"/>
                <w:color w:val="000000"/>
                <w:sz w:val="20"/>
                <w:szCs w:val="20"/>
              </w:rPr>
            </w:pPr>
            <w:r w:rsidRPr="00331E1E">
              <w:rPr>
                <w:rFonts w:ascii="Copperplate" w:eastAsia="Times New Roman" w:hAnsi="Copperplate"/>
                <w:color w:val="000000"/>
                <w:sz w:val="20"/>
                <w:szCs w:val="20"/>
              </w:rPr>
              <w:t>Attachments</w:t>
            </w:r>
            <w:r w:rsidRPr="00331E1E">
              <w:rPr>
                <w:rFonts w:ascii="Calibri (Body)" w:eastAsia="Times New Roman" w:hAnsi="Calibri (Body)"/>
                <w:color w:val="FF0000"/>
                <w:sz w:val="20"/>
                <w:vertAlign w:val="superscript"/>
              </w:rPr>
              <w:t>4</w:t>
            </w:r>
          </w:p>
        </w:tc>
        <w:tc>
          <w:tcPr>
            <w:tcW w:w="2453" w:type="dxa"/>
            <w:vAlign w:val="bottom"/>
          </w:tcPr>
          <w:p w14:paraId="107AFDEB" w14:textId="7541F26C" w:rsidR="00331E1E" w:rsidRPr="00331E1E" w:rsidRDefault="00331E1E" w:rsidP="00331E1E">
            <w:pPr>
              <w:pStyle w:val="BodyText"/>
              <w:jc w:val="center"/>
              <w:rPr>
                <w:sz w:val="20"/>
              </w:rPr>
            </w:pPr>
            <w:r w:rsidRPr="00331E1E">
              <w:rPr>
                <w:rFonts w:ascii="Calibri" w:eastAsia="Times New Roman" w:hAnsi="Calibri"/>
                <w:color w:val="000000"/>
                <w:sz w:val="20"/>
              </w:rPr>
              <w:t>CRUD</w:t>
            </w:r>
          </w:p>
        </w:tc>
        <w:tc>
          <w:tcPr>
            <w:tcW w:w="2453" w:type="dxa"/>
            <w:vAlign w:val="bottom"/>
          </w:tcPr>
          <w:p w14:paraId="596BE215" w14:textId="7DFDFD09" w:rsidR="00331E1E" w:rsidRPr="00331E1E" w:rsidRDefault="00331E1E" w:rsidP="00331E1E">
            <w:pPr>
              <w:pStyle w:val="BodyText"/>
              <w:jc w:val="center"/>
              <w:rPr>
                <w:sz w:val="20"/>
              </w:rPr>
            </w:pPr>
            <w:r w:rsidRPr="00331E1E">
              <w:rPr>
                <w:rFonts w:ascii="Calibri" w:eastAsia="Times New Roman" w:hAnsi="Calibri"/>
                <w:color w:val="000000"/>
                <w:sz w:val="20"/>
              </w:rPr>
              <w:t>CRUD</w:t>
            </w:r>
          </w:p>
        </w:tc>
        <w:tc>
          <w:tcPr>
            <w:tcW w:w="1490" w:type="dxa"/>
            <w:vAlign w:val="bottom"/>
          </w:tcPr>
          <w:p w14:paraId="1ACD24EF" w14:textId="13E14060" w:rsidR="00331E1E" w:rsidRPr="00331E1E" w:rsidRDefault="00331E1E" w:rsidP="00331E1E">
            <w:pPr>
              <w:pStyle w:val="BodyText"/>
              <w:jc w:val="center"/>
              <w:rPr>
                <w:sz w:val="20"/>
              </w:rPr>
            </w:pPr>
            <w:r w:rsidRPr="00331E1E">
              <w:rPr>
                <w:rFonts w:ascii="Calibri" w:eastAsia="Times New Roman" w:hAnsi="Calibri"/>
                <w:color w:val="000000"/>
                <w:sz w:val="20"/>
              </w:rPr>
              <w:t>CRUD</w:t>
            </w:r>
          </w:p>
        </w:tc>
      </w:tr>
      <w:tr w:rsidR="00331E1E" w:rsidRPr="00331E1E" w14:paraId="48C25FF6" w14:textId="77777777" w:rsidTr="00331E1E">
        <w:tc>
          <w:tcPr>
            <w:tcW w:w="1648" w:type="dxa"/>
            <w:vAlign w:val="bottom"/>
          </w:tcPr>
          <w:p w14:paraId="2E9869F8" w14:textId="5C4932BA" w:rsidR="00331E1E" w:rsidRPr="00331E1E" w:rsidRDefault="00331E1E" w:rsidP="00331E1E">
            <w:pPr>
              <w:pStyle w:val="BodyText"/>
              <w:jc w:val="center"/>
              <w:rPr>
                <w:rFonts w:ascii="Copperplate" w:eastAsia="Times New Roman" w:hAnsi="Copperplate"/>
                <w:color w:val="000000"/>
                <w:sz w:val="20"/>
                <w:szCs w:val="20"/>
              </w:rPr>
            </w:pPr>
            <w:r w:rsidRPr="00331E1E">
              <w:rPr>
                <w:rFonts w:ascii="Copperplate" w:eastAsia="Times New Roman" w:hAnsi="Copperplate"/>
                <w:color w:val="000000"/>
                <w:sz w:val="20"/>
                <w:szCs w:val="20"/>
              </w:rPr>
              <w:t>Task History</w:t>
            </w:r>
            <w:r w:rsidRPr="00331E1E">
              <w:rPr>
                <w:rFonts w:ascii="Calibri (Body)" w:eastAsia="Times New Roman" w:hAnsi="Calibri (Body)"/>
                <w:color w:val="FF0000"/>
                <w:sz w:val="20"/>
                <w:vertAlign w:val="superscript"/>
              </w:rPr>
              <w:t>3</w:t>
            </w:r>
          </w:p>
        </w:tc>
        <w:tc>
          <w:tcPr>
            <w:tcW w:w="2453" w:type="dxa"/>
            <w:vAlign w:val="bottom"/>
          </w:tcPr>
          <w:p w14:paraId="28261920" w14:textId="436F7153" w:rsidR="00331E1E" w:rsidRPr="00331E1E" w:rsidRDefault="00331E1E" w:rsidP="00331E1E">
            <w:pPr>
              <w:pStyle w:val="BodyText"/>
              <w:jc w:val="center"/>
              <w:rPr>
                <w:sz w:val="20"/>
              </w:rPr>
            </w:pPr>
            <w:r w:rsidRPr="00331E1E">
              <w:rPr>
                <w:rFonts w:ascii="Calibri" w:eastAsia="Times New Roman" w:hAnsi="Calibri"/>
                <w:color w:val="000000"/>
                <w:sz w:val="20"/>
              </w:rPr>
              <w:t>SYSTEM MANAGED</w:t>
            </w:r>
          </w:p>
        </w:tc>
        <w:tc>
          <w:tcPr>
            <w:tcW w:w="2453" w:type="dxa"/>
            <w:vAlign w:val="bottom"/>
          </w:tcPr>
          <w:p w14:paraId="589EA5C8" w14:textId="255B5DD0" w:rsidR="00331E1E" w:rsidRPr="00331E1E" w:rsidRDefault="00331E1E" w:rsidP="00331E1E">
            <w:pPr>
              <w:pStyle w:val="BodyText"/>
              <w:jc w:val="center"/>
              <w:rPr>
                <w:sz w:val="20"/>
              </w:rPr>
            </w:pPr>
            <w:r w:rsidRPr="00331E1E">
              <w:rPr>
                <w:rFonts w:ascii="Calibri" w:eastAsia="Times New Roman" w:hAnsi="Calibri"/>
                <w:color w:val="000000"/>
                <w:sz w:val="20"/>
              </w:rPr>
              <w:t>SYSTEM MANAGED</w:t>
            </w:r>
          </w:p>
        </w:tc>
        <w:tc>
          <w:tcPr>
            <w:tcW w:w="1490" w:type="dxa"/>
            <w:vAlign w:val="bottom"/>
          </w:tcPr>
          <w:p w14:paraId="594ADC98" w14:textId="3D2AB42D" w:rsidR="00331E1E" w:rsidRPr="00331E1E" w:rsidRDefault="00331E1E" w:rsidP="00331E1E">
            <w:pPr>
              <w:pStyle w:val="BodyText"/>
              <w:jc w:val="center"/>
              <w:rPr>
                <w:sz w:val="20"/>
              </w:rPr>
            </w:pPr>
            <w:r w:rsidRPr="00331E1E">
              <w:rPr>
                <w:rFonts w:ascii="Calibri" w:eastAsia="Times New Roman" w:hAnsi="Calibri"/>
                <w:color w:val="000000"/>
                <w:sz w:val="20"/>
              </w:rPr>
              <w:t>SYSTEM MANAGED</w:t>
            </w:r>
          </w:p>
        </w:tc>
      </w:tr>
      <w:tr w:rsidR="00331E1E" w:rsidRPr="00331E1E" w14:paraId="64BA95A4" w14:textId="77777777" w:rsidTr="00331E1E">
        <w:tc>
          <w:tcPr>
            <w:tcW w:w="1648" w:type="dxa"/>
            <w:vAlign w:val="bottom"/>
          </w:tcPr>
          <w:p w14:paraId="63E83901" w14:textId="7F2BFE74" w:rsidR="00331E1E" w:rsidRPr="00331E1E" w:rsidRDefault="00331E1E" w:rsidP="00331E1E">
            <w:pPr>
              <w:pStyle w:val="BodyText"/>
              <w:jc w:val="center"/>
              <w:rPr>
                <w:rFonts w:ascii="Copperplate" w:eastAsia="Times New Roman" w:hAnsi="Copperplate"/>
                <w:color w:val="000000"/>
                <w:sz w:val="20"/>
                <w:szCs w:val="20"/>
              </w:rPr>
            </w:pPr>
            <w:r w:rsidRPr="00331E1E">
              <w:rPr>
                <w:rFonts w:ascii="Copperplate" w:eastAsia="Times New Roman" w:hAnsi="Copperplate"/>
                <w:color w:val="000000"/>
                <w:sz w:val="20"/>
                <w:szCs w:val="20"/>
              </w:rPr>
              <w:t>Activity Histories</w:t>
            </w:r>
          </w:p>
        </w:tc>
        <w:tc>
          <w:tcPr>
            <w:tcW w:w="2453" w:type="dxa"/>
            <w:vAlign w:val="bottom"/>
          </w:tcPr>
          <w:p w14:paraId="5EDFD6FE" w14:textId="2A4F045B" w:rsidR="00331E1E" w:rsidRPr="00331E1E" w:rsidRDefault="00331E1E" w:rsidP="00331E1E">
            <w:pPr>
              <w:pStyle w:val="BodyText"/>
              <w:jc w:val="center"/>
              <w:rPr>
                <w:sz w:val="20"/>
              </w:rPr>
            </w:pPr>
            <w:r w:rsidRPr="00331E1E">
              <w:rPr>
                <w:rFonts w:ascii="Calibri" w:eastAsia="Times New Roman" w:hAnsi="Calibri"/>
                <w:color w:val="000000"/>
                <w:sz w:val="20"/>
              </w:rPr>
              <w:t>SYSTEM MANAGED</w:t>
            </w:r>
          </w:p>
        </w:tc>
        <w:tc>
          <w:tcPr>
            <w:tcW w:w="2453" w:type="dxa"/>
            <w:vAlign w:val="bottom"/>
          </w:tcPr>
          <w:p w14:paraId="4C47C33C" w14:textId="3466E104" w:rsidR="00331E1E" w:rsidRPr="00331E1E" w:rsidRDefault="00331E1E" w:rsidP="00331E1E">
            <w:pPr>
              <w:pStyle w:val="BodyText"/>
              <w:jc w:val="center"/>
              <w:rPr>
                <w:sz w:val="20"/>
              </w:rPr>
            </w:pPr>
            <w:r w:rsidRPr="00331E1E">
              <w:rPr>
                <w:rFonts w:ascii="Calibri" w:eastAsia="Times New Roman" w:hAnsi="Calibri"/>
                <w:color w:val="000000"/>
                <w:sz w:val="20"/>
              </w:rPr>
              <w:t>SYSTEM MANAGED</w:t>
            </w:r>
          </w:p>
        </w:tc>
        <w:tc>
          <w:tcPr>
            <w:tcW w:w="1490" w:type="dxa"/>
            <w:vAlign w:val="bottom"/>
          </w:tcPr>
          <w:p w14:paraId="7819C363" w14:textId="69D314A4" w:rsidR="00331E1E" w:rsidRPr="00331E1E" w:rsidRDefault="00331E1E" w:rsidP="00331E1E">
            <w:pPr>
              <w:pStyle w:val="BodyText"/>
              <w:jc w:val="center"/>
              <w:rPr>
                <w:sz w:val="20"/>
              </w:rPr>
            </w:pPr>
            <w:r w:rsidRPr="00331E1E">
              <w:rPr>
                <w:rFonts w:ascii="Calibri" w:eastAsia="Times New Roman" w:hAnsi="Calibri"/>
                <w:color w:val="000000"/>
                <w:sz w:val="20"/>
              </w:rPr>
              <w:t>SYSTEM MANAGED</w:t>
            </w:r>
          </w:p>
        </w:tc>
      </w:tr>
      <w:tr w:rsidR="00331E1E" w:rsidRPr="00331E1E" w14:paraId="6CCF8716" w14:textId="77777777" w:rsidTr="00331E1E">
        <w:tc>
          <w:tcPr>
            <w:tcW w:w="1648" w:type="dxa"/>
            <w:vAlign w:val="bottom"/>
          </w:tcPr>
          <w:p w14:paraId="650BA4D2" w14:textId="330A2738" w:rsidR="00331E1E" w:rsidRPr="00331E1E" w:rsidRDefault="00331E1E" w:rsidP="00331E1E">
            <w:pPr>
              <w:pStyle w:val="BodyText"/>
              <w:jc w:val="center"/>
              <w:rPr>
                <w:rFonts w:ascii="Copperplate" w:eastAsia="Times New Roman" w:hAnsi="Copperplate"/>
                <w:color w:val="000000"/>
                <w:sz w:val="20"/>
                <w:szCs w:val="20"/>
              </w:rPr>
            </w:pPr>
          </w:p>
        </w:tc>
        <w:tc>
          <w:tcPr>
            <w:tcW w:w="2453" w:type="dxa"/>
          </w:tcPr>
          <w:p w14:paraId="0ABEE9E1" w14:textId="77777777" w:rsidR="00331E1E" w:rsidRPr="00331E1E" w:rsidRDefault="00331E1E" w:rsidP="00331E1E">
            <w:pPr>
              <w:pStyle w:val="BodyText"/>
              <w:jc w:val="center"/>
              <w:rPr>
                <w:sz w:val="20"/>
              </w:rPr>
            </w:pPr>
          </w:p>
        </w:tc>
        <w:tc>
          <w:tcPr>
            <w:tcW w:w="2453" w:type="dxa"/>
          </w:tcPr>
          <w:p w14:paraId="591F0B31" w14:textId="77777777" w:rsidR="00331E1E" w:rsidRPr="00331E1E" w:rsidRDefault="00331E1E" w:rsidP="00331E1E">
            <w:pPr>
              <w:pStyle w:val="BodyText"/>
              <w:jc w:val="center"/>
              <w:rPr>
                <w:sz w:val="20"/>
              </w:rPr>
            </w:pPr>
          </w:p>
        </w:tc>
        <w:tc>
          <w:tcPr>
            <w:tcW w:w="1490" w:type="dxa"/>
          </w:tcPr>
          <w:p w14:paraId="16FD4852" w14:textId="77777777" w:rsidR="00331E1E" w:rsidRPr="00331E1E" w:rsidRDefault="00331E1E" w:rsidP="00331E1E">
            <w:pPr>
              <w:pStyle w:val="BodyText"/>
              <w:jc w:val="center"/>
              <w:rPr>
                <w:sz w:val="20"/>
              </w:rPr>
            </w:pPr>
          </w:p>
        </w:tc>
      </w:tr>
      <w:tr w:rsidR="00331E1E" w:rsidRPr="00331E1E" w14:paraId="21BF1E98" w14:textId="77777777" w:rsidTr="00331E1E">
        <w:tc>
          <w:tcPr>
            <w:tcW w:w="1648" w:type="dxa"/>
            <w:vAlign w:val="bottom"/>
          </w:tcPr>
          <w:p w14:paraId="0F53F9CA" w14:textId="278F6763" w:rsidR="00331E1E" w:rsidRPr="00331E1E" w:rsidRDefault="00331E1E" w:rsidP="00331E1E">
            <w:pPr>
              <w:pStyle w:val="BodyText"/>
              <w:jc w:val="center"/>
              <w:rPr>
                <w:rFonts w:ascii="Copperplate" w:eastAsia="Times New Roman" w:hAnsi="Copperplate"/>
                <w:color w:val="000000"/>
                <w:sz w:val="20"/>
                <w:szCs w:val="20"/>
              </w:rPr>
            </w:pPr>
          </w:p>
        </w:tc>
        <w:tc>
          <w:tcPr>
            <w:tcW w:w="2453" w:type="dxa"/>
          </w:tcPr>
          <w:p w14:paraId="23A27E92" w14:textId="77777777" w:rsidR="00331E1E" w:rsidRPr="00331E1E" w:rsidRDefault="00331E1E" w:rsidP="00331E1E">
            <w:pPr>
              <w:pStyle w:val="BodyText"/>
              <w:jc w:val="center"/>
              <w:rPr>
                <w:sz w:val="20"/>
              </w:rPr>
            </w:pPr>
          </w:p>
        </w:tc>
        <w:tc>
          <w:tcPr>
            <w:tcW w:w="2453" w:type="dxa"/>
          </w:tcPr>
          <w:p w14:paraId="2BDE65C1" w14:textId="77777777" w:rsidR="00331E1E" w:rsidRPr="00331E1E" w:rsidRDefault="00331E1E" w:rsidP="00331E1E">
            <w:pPr>
              <w:pStyle w:val="BodyText"/>
              <w:jc w:val="center"/>
              <w:rPr>
                <w:sz w:val="20"/>
              </w:rPr>
            </w:pPr>
          </w:p>
        </w:tc>
        <w:tc>
          <w:tcPr>
            <w:tcW w:w="1490" w:type="dxa"/>
          </w:tcPr>
          <w:p w14:paraId="0DF2783B" w14:textId="77777777" w:rsidR="00331E1E" w:rsidRPr="00331E1E" w:rsidRDefault="00331E1E" w:rsidP="00331E1E">
            <w:pPr>
              <w:pStyle w:val="BodyText"/>
              <w:jc w:val="center"/>
              <w:rPr>
                <w:sz w:val="20"/>
              </w:rPr>
            </w:pPr>
          </w:p>
        </w:tc>
      </w:tr>
    </w:tbl>
    <w:p w14:paraId="13340A3B" w14:textId="77777777" w:rsidR="004C57B2" w:rsidRDefault="004C57B2" w:rsidP="00DD15C6">
      <w:pPr>
        <w:pStyle w:val="BodyText"/>
      </w:pPr>
    </w:p>
    <w:p w14:paraId="79154895" w14:textId="2B65215B" w:rsidR="008F009E" w:rsidRPr="004C57B2" w:rsidRDefault="00DF4FCC" w:rsidP="008F009E">
      <w:pPr>
        <w:pStyle w:val="Heading3"/>
        <w:numPr>
          <w:ilvl w:val="2"/>
          <w:numId w:val="21"/>
        </w:numPr>
        <w:rPr>
          <w:rFonts w:cs="Arial"/>
          <w:i w:val="0"/>
        </w:rPr>
      </w:pPr>
      <w:r>
        <w:rPr>
          <w:rFonts w:cs="Arial"/>
          <w:i w:val="0"/>
        </w:rPr>
        <w:t xml:space="preserve">Sample </w:t>
      </w:r>
      <w:r w:rsidR="008F009E">
        <w:rPr>
          <w:rFonts w:cs="Arial"/>
          <w:i w:val="0"/>
        </w:rPr>
        <w:t>EM Activity Snapshot – Pre-Event as Activity Owner</w:t>
      </w:r>
    </w:p>
    <w:p w14:paraId="0B7A84B8" w14:textId="514BDA4F" w:rsidR="00E87289" w:rsidRDefault="0081047A" w:rsidP="004C57B2">
      <w:pPr>
        <w:pStyle w:val="BodyText"/>
      </w:pPr>
      <w:r w:rsidRPr="0081047A">
        <w:drawing>
          <wp:inline distT="0" distB="0" distL="0" distR="0" wp14:anchorId="6602D9C5" wp14:editId="10925931">
            <wp:extent cx="5486400" cy="3413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13125"/>
                    </a:xfrm>
                    <a:prstGeom prst="rect">
                      <a:avLst/>
                    </a:prstGeom>
                  </pic:spPr>
                </pic:pic>
              </a:graphicData>
            </a:graphic>
          </wp:inline>
        </w:drawing>
      </w:r>
    </w:p>
    <w:p w14:paraId="5884BAAA" w14:textId="77777777" w:rsidR="0029490A" w:rsidRDefault="0029490A" w:rsidP="004C57B2">
      <w:pPr>
        <w:pStyle w:val="BodyText"/>
      </w:pPr>
    </w:p>
    <w:p w14:paraId="76F9F93A" w14:textId="19E0FD59" w:rsidR="0029490A" w:rsidRDefault="0029490A" w:rsidP="004C57B2">
      <w:pPr>
        <w:pStyle w:val="BodyText"/>
      </w:pPr>
      <w:r w:rsidRPr="0029490A">
        <w:lastRenderedPageBreak/>
        <w:drawing>
          <wp:inline distT="0" distB="0" distL="0" distR="0" wp14:anchorId="67640730" wp14:editId="3D7BF9C5">
            <wp:extent cx="5486400" cy="33077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307715"/>
                    </a:xfrm>
                    <a:prstGeom prst="rect">
                      <a:avLst/>
                    </a:prstGeom>
                  </pic:spPr>
                </pic:pic>
              </a:graphicData>
            </a:graphic>
          </wp:inline>
        </w:drawing>
      </w:r>
    </w:p>
    <w:p w14:paraId="7F8CD931" w14:textId="1D11842D" w:rsidR="0029490A" w:rsidRPr="004C57B2" w:rsidRDefault="0029490A" w:rsidP="004C57B2">
      <w:pPr>
        <w:pStyle w:val="BodyText"/>
      </w:pPr>
      <w:r w:rsidRPr="007E2329">
        <w:rPr>
          <w:i/>
        </w:rPr>
        <w:drawing>
          <wp:inline distT="0" distB="0" distL="0" distR="0" wp14:anchorId="44088538" wp14:editId="5147D491">
            <wp:extent cx="5486400" cy="2084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084705"/>
                    </a:xfrm>
                    <a:prstGeom prst="rect">
                      <a:avLst/>
                    </a:prstGeom>
                  </pic:spPr>
                </pic:pic>
              </a:graphicData>
            </a:graphic>
          </wp:inline>
        </w:drawing>
      </w:r>
    </w:p>
    <w:p w14:paraId="6948DD78" w14:textId="07041F38" w:rsidR="00DF4FCC" w:rsidRDefault="00966947" w:rsidP="00B205E6">
      <w:pPr>
        <w:pStyle w:val="Heading3"/>
        <w:numPr>
          <w:ilvl w:val="2"/>
          <w:numId w:val="21"/>
        </w:numPr>
        <w:rPr>
          <w:rFonts w:cs="Arial"/>
          <w:i w:val="0"/>
        </w:rPr>
      </w:pPr>
      <w:r>
        <w:rPr>
          <w:rFonts w:cs="Arial"/>
          <w:i w:val="0"/>
        </w:rPr>
        <w:t>Button Visibility Access grid</w:t>
      </w:r>
      <w:r w:rsidR="00A574D4">
        <w:rPr>
          <w:rFonts w:cs="Arial"/>
          <w:i w:val="0"/>
        </w:rPr>
        <w:t xml:space="preserve"> (Without Approvals)</w:t>
      </w:r>
    </w:p>
    <w:p w14:paraId="40CD1592" w14:textId="16C161E0" w:rsidR="007E2329" w:rsidRPr="007E2329" w:rsidRDefault="007E2329" w:rsidP="007E2329">
      <w:pPr>
        <w:pStyle w:val="BodyText"/>
        <w:jc w:val="center"/>
        <w:rPr>
          <w:b/>
        </w:rPr>
      </w:pPr>
      <w:r w:rsidRPr="007E2329">
        <w:rPr>
          <w:b/>
        </w:rPr>
        <w:t>Legend:</w:t>
      </w:r>
    </w:p>
    <w:tbl>
      <w:tblPr>
        <w:tblW w:w="4138" w:type="dxa"/>
        <w:jc w:val="center"/>
        <w:tblLook w:val="04A0" w:firstRow="1" w:lastRow="0" w:firstColumn="1" w:lastColumn="0" w:noHBand="0" w:noVBand="1"/>
      </w:tblPr>
      <w:tblGrid>
        <w:gridCol w:w="1258"/>
        <w:gridCol w:w="2880"/>
      </w:tblGrid>
      <w:tr w:rsidR="007E2329" w:rsidRPr="007E2329" w14:paraId="7E67619A" w14:textId="77777777" w:rsidTr="007E2329">
        <w:trPr>
          <w:trHeight w:val="212"/>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32EE1" w14:textId="77777777" w:rsidR="007E2329" w:rsidRPr="007E2329" w:rsidRDefault="007E2329">
            <w:pPr>
              <w:jc w:val="center"/>
              <w:rPr>
                <w:rFonts w:ascii="Calibri" w:eastAsia="Times New Roman" w:hAnsi="Calibri"/>
                <w:b/>
                <w:bCs/>
                <w:color w:val="000000"/>
                <w:sz w:val="20"/>
              </w:rPr>
            </w:pPr>
            <w:r w:rsidRPr="007E2329">
              <w:rPr>
                <w:rFonts w:ascii="Calibri" w:eastAsia="Times New Roman" w:hAnsi="Calibri"/>
                <w:b/>
                <w:bCs/>
                <w:color w:val="000000"/>
                <w:sz w:val="20"/>
              </w:rPr>
              <w:t>iB</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9DA1514" w14:textId="77777777" w:rsidR="007E2329" w:rsidRPr="007E2329" w:rsidRDefault="007E2329">
            <w:pPr>
              <w:rPr>
                <w:rFonts w:ascii="Calibri" w:eastAsia="Times New Roman" w:hAnsi="Calibri"/>
                <w:color w:val="000000"/>
                <w:sz w:val="20"/>
              </w:rPr>
            </w:pPr>
            <w:r w:rsidRPr="007E2329">
              <w:rPr>
                <w:rFonts w:ascii="Calibri" w:eastAsia="Times New Roman" w:hAnsi="Calibri"/>
                <w:color w:val="000000"/>
                <w:sz w:val="20"/>
              </w:rPr>
              <w:t>Available on iPad and Browser</w:t>
            </w:r>
          </w:p>
        </w:tc>
      </w:tr>
      <w:tr w:rsidR="007E2329" w:rsidRPr="007E2329" w14:paraId="576123B1" w14:textId="77777777" w:rsidTr="007E2329">
        <w:trPr>
          <w:trHeight w:val="212"/>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F1839C5" w14:textId="77777777" w:rsidR="007E2329" w:rsidRPr="007E2329" w:rsidRDefault="007E2329">
            <w:pPr>
              <w:jc w:val="center"/>
              <w:rPr>
                <w:rFonts w:ascii="Calibri" w:eastAsia="Times New Roman" w:hAnsi="Calibri"/>
                <w:b/>
                <w:bCs/>
                <w:color w:val="000000"/>
                <w:sz w:val="20"/>
              </w:rPr>
            </w:pPr>
            <w:r w:rsidRPr="007E2329">
              <w:rPr>
                <w:rFonts w:ascii="Calibri" w:eastAsia="Times New Roman" w:hAnsi="Calibri"/>
                <w:b/>
                <w:bCs/>
                <w:color w:val="000000"/>
                <w:sz w:val="20"/>
              </w:rPr>
              <w:t>B</w:t>
            </w:r>
          </w:p>
        </w:tc>
        <w:tc>
          <w:tcPr>
            <w:tcW w:w="2880" w:type="dxa"/>
            <w:tcBorders>
              <w:top w:val="nil"/>
              <w:left w:val="nil"/>
              <w:bottom w:val="single" w:sz="4" w:space="0" w:color="auto"/>
              <w:right w:val="single" w:sz="4" w:space="0" w:color="auto"/>
            </w:tcBorders>
            <w:shd w:val="clear" w:color="auto" w:fill="auto"/>
            <w:noWrap/>
            <w:vAlign w:val="bottom"/>
            <w:hideMark/>
          </w:tcPr>
          <w:p w14:paraId="3F6D18E7" w14:textId="77777777" w:rsidR="007E2329" w:rsidRPr="007E2329" w:rsidRDefault="007E2329">
            <w:pPr>
              <w:rPr>
                <w:rFonts w:ascii="Calibri" w:eastAsia="Times New Roman" w:hAnsi="Calibri"/>
                <w:color w:val="000000"/>
                <w:sz w:val="20"/>
              </w:rPr>
            </w:pPr>
            <w:r w:rsidRPr="007E2329">
              <w:rPr>
                <w:rFonts w:ascii="Calibri" w:eastAsia="Times New Roman" w:hAnsi="Calibri"/>
                <w:color w:val="000000"/>
                <w:sz w:val="20"/>
              </w:rPr>
              <w:t>Available on Browser Only</w:t>
            </w:r>
          </w:p>
        </w:tc>
      </w:tr>
      <w:tr w:rsidR="007E2329" w:rsidRPr="007E2329" w14:paraId="5A4A49BE" w14:textId="77777777" w:rsidTr="007E2329">
        <w:trPr>
          <w:trHeight w:val="212"/>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44A32BF8" w14:textId="77777777" w:rsidR="007E2329" w:rsidRPr="007E2329" w:rsidRDefault="007E2329">
            <w:pPr>
              <w:jc w:val="center"/>
              <w:rPr>
                <w:rFonts w:ascii="Calibri" w:eastAsia="Times New Roman" w:hAnsi="Calibri"/>
                <w:b/>
                <w:bCs/>
                <w:color w:val="000000"/>
                <w:sz w:val="20"/>
              </w:rPr>
            </w:pPr>
            <w:r w:rsidRPr="007E2329">
              <w:rPr>
                <w:rFonts w:ascii="Calibri" w:eastAsia="Times New Roman" w:hAnsi="Calibri"/>
                <w:b/>
                <w:bCs/>
                <w:color w:val="000000"/>
                <w:sz w:val="20"/>
              </w:rPr>
              <w:t>i</w:t>
            </w:r>
          </w:p>
        </w:tc>
        <w:tc>
          <w:tcPr>
            <w:tcW w:w="2880" w:type="dxa"/>
            <w:tcBorders>
              <w:top w:val="nil"/>
              <w:left w:val="nil"/>
              <w:bottom w:val="single" w:sz="4" w:space="0" w:color="auto"/>
              <w:right w:val="single" w:sz="4" w:space="0" w:color="auto"/>
            </w:tcBorders>
            <w:shd w:val="clear" w:color="auto" w:fill="auto"/>
            <w:noWrap/>
            <w:vAlign w:val="bottom"/>
            <w:hideMark/>
          </w:tcPr>
          <w:p w14:paraId="42DAADCC" w14:textId="77777777" w:rsidR="007E2329" w:rsidRPr="007E2329" w:rsidRDefault="007E2329">
            <w:pPr>
              <w:rPr>
                <w:rFonts w:ascii="Calibri" w:eastAsia="Times New Roman" w:hAnsi="Calibri"/>
                <w:color w:val="000000"/>
                <w:sz w:val="20"/>
              </w:rPr>
            </w:pPr>
            <w:r w:rsidRPr="007E2329">
              <w:rPr>
                <w:rFonts w:ascii="Calibri" w:eastAsia="Times New Roman" w:hAnsi="Calibri"/>
                <w:color w:val="000000"/>
                <w:sz w:val="20"/>
              </w:rPr>
              <w:t>Available on iPad Only</w:t>
            </w:r>
          </w:p>
        </w:tc>
      </w:tr>
      <w:tr w:rsidR="007E2329" w:rsidRPr="007E2329" w14:paraId="2ADB7966" w14:textId="77777777" w:rsidTr="007E2329">
        <w:trPr>
          <w:trHeight w:val="212"/>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6EFBE7AB" w14:textId="77777777" w:rsidR="007E2329" w:rsidRPr="007E2329" w:rsidRDefault="007E2329">
            <w:pPr>
              <w:jc w:val="center"/>
              <w:rPr>
                <w:rFonts w:ascii="Calibri" w:eastAsia="Times New Roman" w:hAnsi="Calibri"/>
                <w:b/>
                <w:bCs/>
                <w:color w:val="000000"/>
                <w:sz w:val="20"/>
              </w:rPr>
            </w:pPr>
            <w:r w:rsidRPr="007E2329">
              <w:rPr>
                <w:rFonts w:ascii="Calibri" w:eastAsia="Times New Roman" w:hAnsi="Calibri"/>
                <w:b/>
                <w:bCs/>
                <w:color w:val="000000"/>
                <w:sz w:val="20"/>
              </w:rPr>
              <w:t>NA</w:t>
            </w:r>
          </w:p>
        </w:tc>
        <w:tc>
          <w:tcPr>
            <w:tcW w:w="2880" w:type="dxa"/>
            <w:tcBorders>
              <w:top w:val="nil"/>
              <w:left w:val="nil"/>
              <w:bottom w:val="single" w:sz="4" w:space="0" w:color="auto"/>
              <w:right w:val="single" w:sz="4" w:space="0" w:color="auto"/>
            </w:tcBorders>
            <w:shd w:val="clear" w:color="auto" w:fill="auto"/>
            <w:noWrap/>
            <w:vAlign w:val="bottom"/>
            <w:hideMark/>
          </w:tcPr>
          <w:p w14:paraId="50F38FAB" w14:textId="77777777" w:rsidR="007E2329" w:rsidRPr="007E2329" w:rsidRDefault="007E2329">
            <w:pPr>
              <w:rPr>
                <w:rFonts w:ascii="Calibri" w:eastAsia="Times New Roman" w:hAnsi="Calibri"/>
                <w:color w:val="000000"/>
                <w:sz w:val="20"/>
              </w:rPr>
            </w:pPr>
            <w:r w:rsidRPr="007E2329">
              <w:rPr>
                <w:rFonts w:ascii="Calibri" w:eastAsia="Times New Roman" w:hAnsi="Calibri"/>
                <w:color w:val="000000"/>
                <w:sz w:val="20"/>
              </w:rPr>
              <w:t>Not Available on any platform</w:t>
            </w:r>
          </w:p>
        </w:tc>
      </w:tr>
    </w:tbl>
    <w:p w14:paraId="237D424F" w14:textId="77777777" w:rsidR="007E2329" w:rsidRDefault="007E2329" w:rsidP="007E2329">
      <w:pPr>
        <w:pStyle w:val="BodyText"/>
      </w:pPr>
    </w:p>
    <w:p w14:paraId="1765A42C" w14:textId="77777777" w:rsidR="007E2329" w:rsidRDefault="007E2329" w:rsidP="007E2329">
      <w:pPr>
        <w:pStyle w:val="BodyText"/>
      </w:pPr>
    </w:p>
    <w:p w14:paraId="3157ECCC" w14:textId="77777777" w:rsidR="007E2329" w:rsidRDefault="007E2329" w:rsidP="007E2329">
      <w:pPr>
        <w:pStyle w:val="BodyText"/>
      </w:pPr>
    </w:p>
    <w:p w14:paraId="74CA8CFF" w14:textId="77777777" w:rsidR="007E2329" w:rsidRPr="007E2329" w:rsidRDefault="007E2329" w:rsidP="007E2329">
      <w:pPr>
        <w:pStyle w:val="BodyText"/>
      </w:pPr>
    </w:p>
    <w:tbl>
      <w:tblPr>
        <w:tblW w:w="7040" w:type="dxa"/>
        <w:jc w:val="center"/>
        <w:tblLook w:val="04A0" w:firstRow="1" w:lastRow="0" w:firstColumn="1" w:lastColumn="0" w:noHBand="0" w:noVBand="1"/>
      </w:tblPr>
      <w:tblGrid>
        <w:gridCol w:w="3260"/>
        <w:gridCol w:w="1256"/>
        <w:gridCol w:w="1380"/>
        <w:gridCol w:w="1144"/>
      </w:tblGrid>
      <w:tr w:rsidR="000E3375" w14:paraId="00193E9D" w14:textId="77777777" w:rsidTr="001F2D3B">
        <w:trPr>
          <w:trHeight w:val="320"/>
          <w:jc w:val="center"/>
        </w:trPr>
        <w:tc>
          <w:tcPr>
            <w:tcW w:w="3260" w:type="dxa"/>
            <w:tcBorders>
              <w:top w:val="single" w:sz="4" w:space="0" w:color="auto"/>
              <w:left w:val="single" w:sz="4" w:space="0" w:color="auto"/>
              <w:bottom w:val="single" w:sz="4" w:space="0" w:color="auto"/>
              <w:right w:val="nil"/>
            </w:tcBorders>
            <w:shd w:val="clear" w:color="000000" w:fill="D9D9D9"/>
            <w:noWrap/>
            <w:vAlign w:val="bottom"/>
            <w:hideMark/>
          </w:tcPr>
          <w:p w14:paraId="00BE2775" w14:textId="77777777" w:rsidR="000E3375" w:rsidRDefault="000E3375">
            <w:pPr>
              <w:rPr>
                <w:rFonts w:ascii="Calibri" w:eastAsia="Times New Roman" w:hAnsi="Calibri"/>
                <w:b/>
                <w:bCs/>
                <w:color w:val="000000"/>
              </w:rPr>
            </w:pPr>
            <w:r>
              <w:rPr>
                <w:rFonts w:ascii="Calibri" w:eastAsia="Times New Roman" w:hAnsi="Calibri"/>
                <w:b/>
                <w:bCs/>
                <w:color w:val="000000"/>
              </w:rPr>
              <w:lastRenderedPageBreak/>
              <w:t> </w:t>
            </w:r>
          </w:p>
        </w:tc>
        <w:tc>
          <w:tcPr>
            <w:tcW w:w="3780" w:type="dxa"/>
            <w:gridSpan w:val="3"/>
            <w:tcBorders>
              <w:top w:val="single" w:sz="8" w:space="0" w:color="FF0000"/>
              <w:left w:val="single" w:sz="8" w:space="0" w:color="FF0000"/>
              <w:bottom w:val="single" w:sz="4" w:space="0" w:color="auto"/>
              <w:right w:val="single" w:sz="8" w:space="0" w:color="FF0000"/>
            </w:tcBorders>
            <w:shd w:val="clear" w:color="000000" w:fill="D9D9D9"/>
            <w:noWrap/>
            <w:vAlign w:val="bottom"/>
            <w:hideMark/>
          </w:tcPr>
          <w:p w14:paraId="19FC536D" w14:textId="77777777" w:rsidR="000E3375" w:rsidRDefault="000E3375">
            <w:pPr>
              <w:jc w:val="center"/>
              <w:rPr>
                <w:rFonts w:ascii="Calibri" w:eastAsia="Times New Roman" w:hAnsi="Calibri"/>
                <w:b/>
                <w:bCs/>
                <w:color w:val="000000"/>
              </w:rPr>
            </w:pPr>
            <w:r>
              <w:rPr>
                <w:rFonts w:ascii="Calibri" w:eastAsia="Times New Roman" w:hAnsi="Calibri"/>
                <w:b/>
                <w:bCs/>
                <w:color w:val="000000"/>
              </w:rPr>
              <w:t>DefinedRole: Activity Owner</w:t>
            </w:r>
          </w:p>
        </w:tc>
      </w:tr>
      <w:tr w:rsidR="000E3375" w14:paraId="6807BEA1" w14:textId="77777777" w:rsidTr="001F2D3B">
        <w:trPr>
          <w:trHeight w:val="320"/>
          <w:jc w:val="center"/>
        </w:trPr>
        <w:tc>
          <w:tcPr>
            <w:tcW w:w="3260" w:type="dxa"/>
            <w:tcBorders>
              <w:top w:val="nil"/>
              <w:left w:val="single" w:sz="4" w:space="0" w:color="auto"/>
              <w:bottom w:val="single" w:sz="4" w:space="0" w:color="auto"/>
              <w:right w:val="nil"/>
            </w:tcBorders>
            <w:shd w:val="clear" w:color="auto" w:fill="auto"/>
            <w:noWrap/>
            <w:vAlign w:val="bottom"/>
            <w:hideMark/>
          </w:tcPr>
          <w:p w14:paraId="6383CCFC" w14:textId="77777777" w:rsidR="000E3375" w:rsidRDefault="000E3375">
            <w:pPr>
              <w:jc w:val="center"/>
              <w:rPr>
                <w:rFonts w:ascii="Calibri" w:eastAsia="Times New Roman" w:hAnsi="Calibri"/>
                <w:b/>
                <w:bCs/>
                <w:color w:val="0070C0"/>
              </w:rPr>
            </w:pPr>
            <w:r>
              <w:rPr>
                <w:rFonts w:ascii="Calibri" w:eastAsia="Times New Roman" w:hAnsi="Calibri"/>
                <w:b/>
                <w:bCs/>
                <w:color w:val="0070C0"/>
              </w:rPr>
              <w:t> </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525BCDBB" w14:textId="77777777" w:rsidR="000E3375" w:rsidRDefault="000E3375">
            <w:pPr>
              <w:jc w:val="center"/>
              <w:rPr>
                <w:rFonts w:ascii="Calibri" w:eastAsia="Times New Roman" w:hAnsi="Calibri"/>
                <w:b/>
                <w:bCs/>
                <w:color w:val="0070C0"/>
              </w:rPr>
            </w:pPr>
            <w:r>
              <w:rPr>
                <w:rFonts w:ascii="Calibri" w:eastAsia="Times New Roman" w:hAnsi="Calibri"/>
                <w:b/>
                <w:bCs/>
                <w:color w:val="0070C0"/>
              </w:rPr>
              <w:t>Pre-Event</w:t>
            </w:r>
          </w:p>
        </w:tc>
        <w:tc>
          <w:tcPr>
            <w:tcW w:w="1380" w:type="dxa"/>
            <w:tcBorders>
              <w:top w:val="nil"/>
              <w:left w:val="nil"/>
              <w:bottom w:val="single" w:sz="4" w:space="0" w:color="auto"/>
              <w:right w:val="single" w:sz="4" w:space="0" w:color="auto"/>
            </w:tcBorders>
            <w:shd w:val="clear" w:color="auto" w:fill="auto"/>
            <w:noWrap/>
            <w:vAlign w:val="bottom"/>
            <w:hideMark/>
          </w:tcPr>
          <w:p w14:paraId="26F05733" w14:textId="77777777" w:rsidR="000E3375" w:rsidRDefault="000E3375">
            <w:pPr>
              <w:jc w:val="center"/>
              <w:rPr>
                <w:rFonts w:ascii="Calibri" w:eastAsia="Times New Roman" w:hAnsi="Calibri"/>
                <w:b/>
                <w:bCs/>
                <w:color w:val="0070C0"/>
              </w:rPr>
            </w:pPr>
            <w:r>
              <w:rPr>
                <w:rFonts w:ascii="Calibri" w:eastAsia="Times New Roman" w:hAnsi="Calibri"/>
                <w:b/>
                <w:bCs/>
                <w:color w:val="0070C0"/>
              </w:rPr>
              <w:t>Post-Event</w:t>
            </w:r>
          </w:p>
        </w:tc>
        <w:tc>
          <w:tcPr>
            <w:tcW w:w="1144" w:type="dxa"/>
            <w:tcBorders>
              <w:top w:val="nil"/>
              <w:left w:val="nil"/>
              <w:bottom w:val="single" w:sz="4" w:space="0" w:color="auto"/>
              <w:right w:val="single" w:sz="8" w:space="0" w:color="FF0000"/>
            </w:tcBorders>
            <w:shd w:val="clear" w:color="auto" w:fill="auto"/>
            <w:noWrap/>
            <w:vAlign w:val="bottom"/>
            <w:hideMark/>
          </w:tcPr>
          <w:p w14:paraId="6D4E1851" w14:textId="77777777" w:rsidR="000E3375" w:rsidRDefault="000E3375">
            <w:pPr>
              <w:jc w:val="center"/>
              <w:rPr>
                <w:rFonts w:ascii="Calibri" w:eastAsia="Times New Roman" w:hAnsi="Calibri"/>
                <w:b/>
                <w:bCs/>
                <w:color w:val="0070C0"/>
              </w:rPr>
            </w:pPr>
            <w:r>
              <w:rPr>
                <w:rFonts w:ascii="Calibri" w:eastAsia="Times New Roman" w:hAnsi="Calibri"/>
                <w:b/>
                <w:bCs/>
                <w:color w:val="0070C0"/>
              </w:rPr>
              <w:t>Archived</w:t>
            </w:r>
          </w:p>
        </w:tc>
      </w:tr>
      <w:tr w:rsidR="000E3375" w14:paraId="27C36044"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0C291336"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Edit</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1ED2C79A"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380" w:type="dxa"/>
            <w:tcBorders>
              <w:top w:val="nil"/>
              <w:left w:val="nil"/>
              <w:bottom w:val="single" w:sz="4" w:space="0" w:color="auto"/>
              <w:right w:val="single" w:sz="4" w:space="0" w:color="auto"/>
            </w:tcBorders>
            <w:shd w:val="clear" w:color="auto" w:fill="auto"/>
            <w:noWrap/>
            <w:vAlign w:val="bottom"/>
            <w:hideMark/>
          </w:tcPr>
          <w:p w14:paraId="17400F47"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144" w:type="dxa"/>
            <w:tcBorders>
              <w:top w:val="nil"/>
              <w:left w:val="nil"/>
              <w:bottom w:val="single" w:sz="4" w:space="0" w:color="auto"/>
              <w:right w:val="single" w:sz="8" w:space="0" w:color="FF0000"/>
            </w:tcBorders>
            <w:shd w:val="clear" w:color="auto" w:fill="auto"/>
            <w:noWrap/>
            <w:vAlign w:val="bottom"/>
            <w:hideMark/>
          </w:tcPr>
          <w:p w14:paraId="0F96D057"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394EA57F"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0D50CF32"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Move to Post Event</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7029775F"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380" w:type="dxa"/>
            <w:tcBorders>
              <w:top w:val="nil"/>
              <w:left w:val="nil"/>
              <w:bottom w:val="single" w:sz="4" w:space="0" w:color="auto"/>
              <w:right w:val="single" w:sz="4" w:space="0" w:color="auto"/>
            </w:tcBorders>
            <w:shd w:val="clear" w:color="auto" w:fill="auto"/>
            <w:noWrap/>
            <w:vAlign w:val="bottom"/>
            <w:hideMark/>
          </w:tcPr>
          <w:p w14:paraId="01D558EC"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c>
          <w:tcPr>
            <w:tcW w:w="1144" w:type="dxa"/>
            <w:tcBorders>
              <w:top w:val="nil"/>
              <w:left w:val="nil"/>
              <w:bottom w:val="single" w:sz="4" w:space="0" w:color="auto"/>
              <w:right w:val="single" w:sz="8" w:space="0" w:color="FF0000"/>
            </w:tcBorders>
            <w:shd w:val="clear" w:color="auto" w:fill="auto"/>
            <w:noWrap/>
            <w:vAlign w:val="bottom"/>
            <w:hideMark/>
          </w:tcPr>
          <w:p w14:paraId="70C10E4D"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023CF6AD"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192FDDEB"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Close</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5C613F9C"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c>
          <w:tcPr>
            <w:tcW w:w="1380" w:type="dxa"/>
            <w:tcBorders>
              <w:top w:val="nil"/>
              <w:left w:val="nil"/>
              <w:bottom w:val="single" w:sz="4" w:space="0" w:color="auto"/>
              <w:right w:val="single" w:sz="4" w:space="0" w:color="auto"/>
            </w:tcBorders>
            <w:shd w:val="clear" w:color="auto" w:fill="auto"/>
            <w:noWrap/>
            <w:vAlign w:val="bottom"/>
            <w:hideMark/>
          </w:tcPr>
          <w:p w14:paraId="19D22934"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144" w:type="dxa"/>
            <w:tcBorders>
              <w:top w:val="nil"/>
              <w:left w:val="nil"/>
              <w:bottom w:val="single" w:sz="4" w:space="0" w:color="auto"/>
              <w:right w:val="single" w:sz="8" w:space="0" w:color="FF0000"/>
            </w:tcBorders>
            <w:shd w:val="clear" w:color="auto" w:fill="auto"/>
            <w:noWrap/>
            <w:vAlign w:val="bottom"/>
            <w:hideMark/>
          </w:tcPr>
          <w:p w14:paraId="2E836817"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07C67997"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77D006CA"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Add PO Approver</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02A15937"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380" w:type="dxa"/>
            <w:tcBorders>
              <w:top w:val="nil"/>
              <w:left w:val="nil"/>
              <w:bottom w:val="single" w:sz="4" w:space="0" w:color="auto"/>
              <w:right w:val="single" w:sz="4" w:space="0" w:color="auto"/>
            </w:tcBorders>
            <w:shd w:val="clear" w:color="auto" w:fill="auto"/>
            <w:noWrap/>
            <w:vAlign w:val="bottom"/>
            <w:hideMark/>
          </w:tcPr>
          <w:p w14:paraId="02E857B2"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144" w:type="dxa"/>
            <w:tcBorders>
              <w:top w:val="nil"/>
              <w:left w:val="nil"/>
              <w:bottom w:val="single" w:sz="4" w:space="0" w:color="auto"/>
              <w:right w:val="single" w:sz="8" w:space="0" w:color="FF0000"/>
            </w:tcBorders>
            <w:shd w:val="clear" w:color="auto" w:fill="auto"/>
            <w:noWrap/>
            <w:vAlign w:val="bottom"/>
            <w:hideMark/>
          </w:tcPr>
          <w:p w14:paraId="2678EA6F"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192F1C09"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64335CD0"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Attendee Reconciliation</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217C71EE"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380" w:type="dxa"/>
            <w:tcBorders>
              <w:top w:val="nil"/>
              <w:left w:val="nil"/>
              <w:bottom w:val="single" w:sz="4" w:space="0" w:color="auto"/>
              <w:right w:val="single" w:sz="4" w:space="0" w:color="auto"/>
            </w:tcBorders>
            <w:shd w:val="clear" w:color="auto" w:fill="auto"/>
            <w:noWrap/>
            <w:vAlign w:val="bottom"/>
            <w:hideMark/>
          </w:tcPr>
          <w:p w14:paraId="3E2B6D2F"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144" w:type="dxa"/>
            <w:tcBorders>
              <w:top w:val="nil"/>
              <w:left w:val="nil"/>
              <w:bottom w:val="single" w:sz="4" w:space="0" w:color="auto"/>
              <w:right w:val="single" w:sz="8" w:space="0" w:color="FF0000"/>
            </w:tcBorders>
            <w:shd w:val="clear" w:color="auto" w:fill="auto"/>
            <w:noWrap/>
            <w:vAlign w:val="bottom"/>
            <w:hideMark/>
          </w:tcPr>
          <w:p w14:paraId="230886FB"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0D5646CA"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3F53385F"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Manage Attendees</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76A669B4"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380" w:type="dxa"/>
            <w:tcBorders>
              <w:top w:val="nil"/>
              <w:left w:val="nil"/>
              <w:bottom w:val="single" w:sz="4" w:space="0" w:color="auto"/>
              <w:right w:val="single" w:sz="4" w:space="0" w:color="auto"/>
            </w:tcBorders>
            <w:shd w:val="clear" w:color="auto" w:fill="auto"/>
            <w:noWrap/>
            <w:vAlign w:val="bottom"/>
            <w:hideMark/>
          </w:tcPr>
          <w:p w14:paraId="69320C62"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144" w:type="dxa"/>
            <w:tcBorders>
              <w:top w:val="nil"/>
              <w:left w:val="nil"/>
              <w:bottom w:val="single" w:sz="4" w:space="0" w:color="auto"/>
              <w:right w:val="single" w:sz="8" w:space="0" w:color="FF0000"/>
            </w:tcBorders>
            <w:shd w:val="clear" w:color="auto" w:fill="auto"/>
            <w:noWrap/>
            <w:vAlign w:val="bottom"/>
            <w:hideMark/>
          </w:tcPr>
          <w:p w14:paraId="4011FE51"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569C738F"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41E6734C"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Reschedule</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40E20220"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380" w:type="dxa"/>
            <w:tcBorders>
              <w:top w:val="nil"/>
              <w:left w:val="nil"/>
              <w:bottom w:val="single" w:sz="4" w:space="0" w:color="auto"/>
              <w:right w:val="single" w:sz="4" w:space="0" w:color="auto"/>
            </w:tcBorders>
            <w:shd w:val="clear" w:color="auto" w:fill="auto"/>
            <w:noWrap/>
            <w:vAlign w:val="bottom"/>
            <w:hideMark/>
          </w:tcPr>
          <w:p w14:paraId="39786576"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144" w:type="dxa"/>
            <w:tcBorders>
              <w:top w:val="nil"/>
              <w:left w:val="nil"/>
              <w:bottom w:val="single" w:sz="4" w:space="0" w:color="auto"/>
              <w:right w:val="single" w:sz="8" w:space="0" w:color="FF0000"/>
            </w:tcBorders>
            <w:shd w:val="clear" w:color="auto" w:fill="auto"/>
            <w:noWrap/>
            <w:vAlign w:val="bottom"/>
            <w:hideMark/>
          </w:tcPr>
          <w:p w14:paraId="5AD91F8E"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75ABC503"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4B0A2125"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Cancel Activity</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5EA66D5E"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380" w:type="dxa"/>
            <w:tcBorders>
              <w:top w:val="nil"/>
              <w:left w:val="nil"/>
              <w:bottom w:val="single" w:sz="4" w:space="0" w:color="auto"/>
              <w:right w:val="single" w:sz="4" w:space="0" w:color="auto"/>
            </w:tcBorders>
            <w:shd w:val="clear" w:color="auto" w:fill="auto"/>
            <w:noWrap/>
            <w:vAlign w:val="bottom"/>
            <w:hideMark/>
          </w:tcPr>
          <w:p w14:paraId="31BEA2B0"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144" w:type="dxa"/>
            <w:tcBorders>
              <w:top w:val="nil"/>
              <w:left w:val="nil"/>
              <w:bottom w:val="single" w:sz="4" w:space="0" w:color="auto"/>
              <w:right w:val="single" w:sz="8" w:space="0" w:color="FF0000"/>
            </w:tcBorders>
            <w:shd w:val="clear" w:color="auto" w:fill="auto"/>
            <w:noWrap/>
            <w:vAlign w:val="bottom"/>
            <w:hideMark/>
          </w:tcPr>
          <w:p w14:paraId="79741738"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53A47DFC"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59B20617"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Generate-Sign in Sheet</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1DA07FE4"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380" w:type="dxa"/>
            <w:tcBorders>
              <w:top w:val="nil"/>
              <w:left w:val="nil"/>
              <w:bottom w:val="single" w:sz="4" w:space="0" w:color="auto"/>
              <w:right w:val="single" w:sz="4" w:space="0" w:color="auto"/>
            </w:tcBorders>
            <w:shd w:val="clear" w:color="auto" w:fill="auto"/>
            <w:noWrap/>
            <w:vAlign w:val="bottom"/>
            <w:hideMark/>
          </w:tcPr>
          <w:p w14:paraId="31571802"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144" w:type="dxa"/>
            <w:tcBorders>
              <w:top w:val="nil"/>
              <w:left w:val="nil"/>
              <w:bottom w:val="single" w:sz="4" w:space="0" w:color="auto"/>
              <w:right w:val="single" w:sz="8" w:space="0" w:color="FF0000"/>
            </w:tcBorders>
            <w:shd w:val="clear" w:color="auto" w:fill="auto"/>
            <w:noWrap/>
            <w:vAlign w:val="bottom"/>
            <w:hideMark/>
          </w:tcPr>
          <w:p w14:paraId="7540D7D2"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3C080681"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68821F8F"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Generate INvitations</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6301AA2E"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380" w:type="dxa"/>
            <w:tcBorders>
              <w:top w:val="nil"/>
              <w:left w:val="nil"/>
              <w:bottom w:val="single" w:sz="4" w:space="0" w:color="auto"/>
              <w:right w:val="single" w:sz="4" w:space="0" w:color="auto"/>
            </w:tcBorders>
            <w:shd w:val="clear" w:color="auto" w:fill="auto"/>
            <w:noWrap/>
            <w:vAlign w:val="bottom"/>
            <w:hideMark/>
          </w:tcPr>
          <w:p w14:paraId="51EAA2DE" w14:textId="77777777" w:rsidR="000E3375" w:rsidRDefault="000E3375">
            <w:pPr>
              <w:jc w:val="center"/>
              <w:rPr>
                <w:rFonts w:ascii="Calibri" w:eastAsia="Times New Roman" w:hAnsi="Calibri"/>
                <w:color w:val="000000"/>
              </w:rPr>
            </w:pPr>
            <w:r>
              <w:rPr>
                <w:rFonts w:ascii="Calibri" w:eastAsia="Times New Roman" w:hAnsi="Calibri"/>
                <w:color w:val="000000"/>
              </w:rPr>
              <w:t>iB</w:t>
            </w:r>
          </w:p>
        </w:tc>
        <w:tc>
          <w:tcPr>
            <w:tcW w:w="1144" w:type="dxa"/>
            <w:tcBorders>
              <w:top w:val="nil"/>
              <w:left w:val="nil"/>
              <w:bottom w:val="single" w:sz="4" w:space="0" w:color="auto"/>
              <w:right w:val="single" w:sz="8" w:space="0" w:color="FF0000"/>
            </w:tcBorders>
            <w:shd w:val="clear" w:color="auto" w:fill="auto"/>
            <w:noWrap/>
            <w:vAlign w:val="bottom"/>
            <w:hideMark/>
          </w:tcPr>
          <w:p w14:paraId="3176F7AA"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15639AC2"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1AEE6339"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View_Signatures_vod</w:t>
            </w:r>
          </w:p>
        </w:tc>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46614BD0" w14:textId="77777777" w:rsidR="000E3375" w:rsidRDefault="000E3375">
            <w:pPr>
              <w:jc w:val="center"/>
              <w:rPr>
                <w:rFonts w:ascii="Calibri" w:eastAsia="Times New Roman" w:hAnsi="Calibri"/>
              </w:rPr>
            </w:pPr>
            <w:r>
              <w:rPr>
                <w:rFonts w:ascii="Calibri" w:eastAsia="Times New Roman" w:hAnsi="Calibri"/>
              </w:rPr>
              <w:t>B</w:t>
            </w:r>
          </w:p>
        </w:tc>
        <w:tc>
          <w:tcPr>
            <w:tcW w:w="1380" w:type="dxa"/>
            <w:tcBorders>
              <w:top w:val="nil"/>
              <w:left w:val="nil"/>
              <w:bottom w:val="single" w:sz="4" w:space="0" w:color="auto"/>
              <w:right w:val="single" w:sz="4" w:space="0" w:color="auto"/>
            </w:tcBorders>
            <w:shd w:val="clear" w:color="auto" w:fill="auto"/>
            <w:noWrap/>
            <w:vAlign w:val="bottom"/>
            <w:hideMark/>
          </w:tcPr>
          <w:p w14:paraId="1DA636B1" w14:textId="77777777" w:rsidR="000E3375" w:rsidRDefault="000E3375">
            <w:pPr>
              <w:jc w:val="center"/>
              <w:rPr>
                <w:rFonts w:ascii="Calibri" w:eastAsia="Times New Roman" w:hAnsi="Calibri"/>
              </w:rPr>
            </w:pPr>
            <w:r>
              <w:rPr>
                <w:rFonts w:ascii="Calibri" w:eastAsia="Times New Roman" w:hAnsi="Calibri"/>
              </w:rPr>
              <w:t>B</w:t>
            </w:r>
          </w:p>
        </w:tc>
        <w:tc>
          <w:tcPr>
            <w:tcW w:w="1144" w:type="dxa"/>
            <w:tcBorders>
              <w:top w:val="nil"/>
              <w:left w:val="nil"/>
              <w:bottom w:val="single" w:sz="4" w:space="0" w:color="auto"/>
              <w:right w:val="single" w:sz="8" w:space="0" w:color="FF0000"/>
            </w:tcBorders>
            <w:shd w:val="clear" w:color="auto" w:fill="auto"/>
            <w:noWrap/>
            <w:vAlign w:val="bottom"/>
            <w:hideMark/>
          </w:tcPr>
          <w:p w14:paraId="0C8CECC3" w14:textId="77777777" w:rsidR="000E3375" w:rsidRDefault="000E3375">
            <w:pPr>
              <w:jc w:val="center"/>
              <w:rPr>
                <w:rFonts w:ascii="Calibri" w:eastAsia="Times New Roman" w:hAnsi="Calibri"/>
              </w:rPr>
            </w:pPr>
            <w:r>
              <w:rPr>
                <w:rFonts w:ascii="Calibri" w:eastAsia="Times New Roman" w:hAnsi="Calibri"/>
              </w:rPr>
              <w:t>NA</w:t>
            </w:r>
          </w:p>
        </w:tc>
      </w:tr>
      <w:tr w:rsidR="000E3375" w14:paraId="21FAF5EE" w14:textId="77777777" w:rsidTr="001F2D3B">
        <w:trPr>
          <w:trHeight w:val="32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2934B482"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Unlock</w:t>
            </w:r>
          </w:p>
        </w:tc>
        <w:tc>
          <w:tcPr>
            <w:tcW w:w="1256" w:type="dxa"/>
            <w:tcBorders>
              <w:top w:val="nil"/>
              <w:left w:val="single" w:sz="8" w:space="0" w:color="FF0000"/>
              <w:bottom w:val="single" w:sz="4" w:space="0" w:color="auto"/>
              <w:right w:val="single" w:sz="4" w:space="0" w:color="auto"/>
            </w:tcBorders>
            <w:shd w:val="clear" w:color="auto" w:fill="auto"/>
            <w:noWrap/>
            <w:vAlign w:val="bottom"/>
            <w:hideMark/>
          </w:tcPr>
          <w:p w14:paraId="65FDA342"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c>
          <w:tcPr>
            <w:tcW w:w="1380" w:type="dxa"/>
            <w:tcBorders>
              <w:top w:val="nil"/>
              <w:left w:val="nil"/>
              <w:bottom w:val="single" w:sz="4" w:space="0" w:color="auto"/>
              <w:right w:val="single" w:sz="4" w:space="0" w:color="auto"/>
            </w:tcBorders>
            <w:shd w:val="clear" w:color="auto" w:fill="auto"/>
            <w:noWrap/>
            <w:vAlign w:val="bottom"/>
            <w:hideMark/>
          </w:tcPr>
          <w:p w14:paraId="4E6D187B"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c>
          <w:tcPr>
            <w:tcW w:w="1144" w:type="dxa"/>
            <w:tcBorders>
              <w:top w:val="nil"/>
              <w:left w:val="nil"/>
              <w:bottom w:val="single" w:sz="4" w:space="0" w:color="auto"/>
              <w:right w:val="single" w:sz="8" w:space="0" w:color="FF0000"/>
            </w:tcBorders>
            <w:shd w:val="clear" w:color="auto" w:fill="auto"/>
            <w:noWrap/>
            <w:vAlign w:val="bottom"/>
            <w:hideMark/>
          </w:tcPr>
          <w:p w14:paraId="4A510A0A"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r w:rsidR="000E3375" w14:paraId="5B1808B0" w14:textId="77777777" w:rsidTr="001F2D3B">
        <w:trPr>
          <w:trHeight w:val="340"/>
          <w:jc w:val="center"/>
        </w:trPr>
        <w:tc>
          <w:tcPr>
            <w:tcW w:w="3260" w:type="dxa"/>
            <w:tcBorders>
              <w:top w:val="nil"/>
              <w:left w:val="single" w:sz="4" w:space="0" w:color="auto"/>
              <w:bottom w:val="single" w:sz="4" w:space="0" w:color="auto"/>
              <w:right w:val="nil"/>
            </w:tcBorders>
            <w:shd w:val="clear" w:color="000000" w:fill="BFBFBF"/>
            <w:noWrap/>
            <w:vAlign w:val="bottom"/>
            <w:hideMark/>
          </w:tcPr>
          <w:p w14:paraId="33B96C33" w14:textId="77777777" w:rsidR="000E3375" w:rsidRDefault="000E3375">
            <w:pPr>
              <w:rPr>
                <w:rFonts w:ascii="Copperplate" w:eastAsia="Times New Roman" w:hAnsi="Copperplate"/>
                <w:color w:val="000000"/>
                <w:sz w:val="20"/>
                <w:szCs w:val="20"/>
              </w:rPr>
            </w:pPr>
            <w:r>
              <w:rPr>
                <w:rFonts w:ascii="Copperplate" w:eastAsia="Times New Roman" w:hAnsi="Copperplate"/>
                <w:color w:val="000000"/>
                <w:sz w:val="20"/>
                <w:szCs w:val="20"/>
              </w:rPr>
              <w:t>Sign-in Sheet [Digital]</w:t>
            </w:r>
          </w:p>
        </w:tc>
        <w:tc>
          <w:tcPr>
            <w:tcW w:w="1256" w:type="dxa"/>
            <w:tcBorders>
              <w:top w:val="nil"/>
              <w:left w:val="single" w:sz="8" w:space="0" w:color="FF0000"/>
              <w:bottom w:val="single" w:sz="8" w:space="0" w:color="FF0000"/>
              <w:right w:val="single" w:sz="4" w:space="0" w:color="auto"/>
            </w:tcBorders>
            <w:shd w:val="clear" w:color="auto" w:fill="auto"/>
            <w:noWrap/>
            <w:vAlign w:val="bottom"/>
            <w:hideMark/>
          </w:tcPr>
          <w:p w14:paraId="6B78B7F7" w14:textId="77777777" w:rsidR="000E3375" w:rsidRDefault="000E3375">
            <w:pPr>
              <w:jc w:val="center"/>
              <w:rPr>
                <w:rFonts w:ascii="Calibri" w:eastAsia="Times New Roman" w:hAnsi="Calibri"/>
                <w:color w:val="000000"/>
              </w:rPr>
            </w:pPr>
            <w:r>
              <w:rPr>
                <w:rFonts w:ascii="Calibri" w:eastAsia="Times New Roman" w:hAnsi="Calibri"/>
                <w:color w:val="000000"/>
              </w:rPr>
              <w:t>i</w:t>
            </w:r>
          </w:p>
        </w:tc>
        <w:tc>
          <w:tcPr>
            <w:tcW w:w="1380" w:type="dxa"/>
            <w:tcBorders>
              <w:top w:val="nil"/>
              <w:left w:val="nil"/>
              <w:bottom w:val="single" w:sz="8" w:space="0" w:color="FF0000"/>
              <w:right w:val="single" w:sz="4" w:space="0" w:color="auto"/>
            </w:tcBorders>
            <w:shd w:val="clear" w:color="auto" w:fill="auto"/>
            <w:noWrap/>
            <w:vAlign w:val="bottom"/>
            <w:hideMark/>
          </w:tcPr>
          <w:p w14:paraId="11367DF6" w14:textId="77777777" w:rsidR="000E3375" w:rsidRDefault="000E3375">
            <w:pPr>
              <w:jc w:val="center"/>
              <w:rPr>
                <w:rFonts w:ascii="Calibri" w:eastAsia="Times New Roman" w:hAnsi="Calibri"/>
                <w:color w:val="000000"/>
              </w:rPr>
            </w:pPr>
            <w:r>
              <w:rPr>
                <w:rFonts w:ascii="Calibri" w:eastAsia="Times New Roman" w:hAnsi="Calibri"/>
                <w:color w:val="000000"/>
              </w:rPr>
              <w:t>i</w:t>
            </w:r>
          </w:p>
        </w:tc>
        <w:tc>
          <w:tcPr>
            <w:tcW w:w="1144" w:type="dxa"/>
            <w:tcBorders>
              <w:top w:val="nil"/>
              <w:left w:val="nil"/>
              <w:bottom w:val="single" w:sz="8" w:space="0" w:color="FF0000"/>
              <w:right w:val="single" w:sz="8" w:space="0" w:color="FF0000"/>
            </w:tcBorders>
            <w:shd w:val="clear" w:color="auto" w:fill="auto"/>
            <w:noWrap/>
            <w:vAlign w:val="bottom"/>
            <w:hideMark/>
          </w:tcPr>
          <w:p w14:paraId="728B0A53" w14:textId="77777777" w:rsidR="000E3375" w:rsidRDefault="000E3375">
            <w:pPr>
              <w:jc w:val="center"/>
              <w:rPr>
                <w:rFonts w:ascii="Calibri" w:eastAsia="Times New Roman" w:hAnsi="Calibri"/>
                <w:color w:val="000000"/>
              </w:rPr>
            </w:pPr>
            <w:r>
              <w:rPr>
                <w:rFonts w:ascii="Calibri" w:eastAsia="Times New Roman" w:hAnsi="Calibri"/>
                <w:color w:val="000000"/>
              </w:rPr>
              <w:t>NA</w:t>
            </w:r>
          </w:p>
        </w:tc>
      </w:tr>
    </w:tbl>
    <w:p w14:paraId="5C8BA5D2" w14:textId="77777777" w:rsidR="000E3375" w:rsidRDefault="000E3375" w:rsidP="001F2D3B">
      <w:pPr>
        <w:pStyle w:val="BodyText"/>
        <w:jc w:val="center"/>
      </w:pPr>
    </w:p>
    <w:p w14:paraId="44122F90" w14:textId="77777777" w:rsidR="000E3375" w:rsidRDefault="000E3375" w:rsidP="001F2D3B">
      <w:pPr>
        <w:pStyle w:val="BodyText"/>
        <w:jc w:val="center"/>
      </w:pPr>
    </w:p>
    <w:tbl>
      <w:tblPr>
        <w:tblW w:w="7176" w:type="dxa"/>
        <w:jc w:val="center"/>
        <w:tblLook w:val="04A0" w:firstRow="1" w:lastRow="0" w:firstColumn="1" w:lastColumn="0" w:noHBand="0" w:noVBand="1"/>
      </w:tblPr>
      <w:tblGrid>
        <w:gridCol w:w="3268"/>
        <w:gridCol w:w="1290"/>
        <w:gridCol w:w="1431"/>
        <w:gridCol w:w="1187"/>
      </w:tblGrid>
      <w:tr w:rsidR="000E3375" w14:paraId="31B0D128" w14:textId="77777777" w:rsidTr="001F2D3B">
        <w:trPr>
          <w:trHeight w:val="320"/>
          <w:jc w:val="center"/>
        </w:trPr>
        <w:tc>
          <w:tcPr>
            <w:tcW w:w="3268" w:type="dxa"/>
            <w:tcBorders>
              <w:top w:val="single" w:sz="4" w:space="0" w:color="auto"/>
              <w:left w:val="single" w:sz="4" w:space="0" w:color="auto"/>
              <w:bottom w:val="single" w:sz="4" w:space="0" w:color="auto"/>
              <w:right w:val="nil"/>
            </w:tcBorders>
            <w:shd w:val="clear" w:color="000000" w:fill="D9D9D9"/>
            <w:noWrap/>
            <w:vAlign w:val="bottom"/>
            <w:hideMark/>
          </w:tcPr>
          <w:p w14:paraId="17DEC840" w14:textId="264AAB08" w:rsidR="000E3375" w:rsidRDefault="000E3375" w:rsidP="001F2D3B">
            <w:pPr>
              <w:jc w:val="center"/>
              <w:rPr>
                <w:rFonts w:ascii="Calibri" w:eastAsia="Times New Roman" w:hAnsi="Calibri"/>
                <w:b/>
                <w:bCs/>
                <w:color w:val="000000"/>
              </w:rPr>
            </w:pPr>
          </w:p>
        </w:tc>
        <w:tc>
          <w:tcPr>
            <w:tcW w:w="3908" w:type="dxa"/>
            <w:gridSpan w:val="3"/>
            <w:tcBorders>
              <w:top w:val="single" w:sz="8" w:space="0" w:color="FF0000"/>
              <w:left w:val="nil"/>
              <w:bottom w:val="single" w:sz="4" w:space="0" w:color="auto"/>
              <w:right w:val="single" w:sz="8" w:space="0" w:color="FF0000"/>
            </w:tcBorders>
            <w:shd w:val="clear" w:color="000000" w:fill="D9D9D9"/>
            <w:noWrap/>
            <w:vAlign w:val="bottom"/>
            <w:hideMark/>
          </w:tcPr>
          <w:p w14:paraId="58B4F892" w14:textId="77777777" w:rsidR="000E3375" w:rsidRDefault="000E3375" w:rsidP="001F2D3B">
            <w:pPr>
              <w:jc w:val="center"/>
              <w:rPr>
                <w:rFonts w:ascii="Calibri" w:eastAsia="Times New Roman" w:hAnsi="Calibri"/>
                <w:b/>
                <w:bCs/>
                <w:color w:val="000000"/>
              </w:rPr>
            </w:pPr>
            <w:r>
              <w:rPr>
                <w:rFonts w:ascii="Calibri" w:eastAsia="Times New Roman" w:hAnsi="Calibri"/>
                <w:b/>
                <w:bCs/>
                <w:color w:val="000000"/>
              </w:rPr>
              <w:t>DefinedRole: Service Coordinator</w:t>
            </w:r>
          </w:p>
        </w:tc>
      </w:tr>
      <w:tr w:rsidR="000E3375" w14:paraId="2DAA6876" w14:textId="77777777" w:rsidTr="001F2D3B">
        <w:trPr>
          <w:trHeight w:val="320"/>
          <w:jc w:val="center"/>
        </w:trPr>
        <w:tc>
          <w:tcPr>
            <w:tcW w:w="3268" w:type="dxa"/>
            <w:tcBorders>
              <w:top w:val="nil"/>
              <w:left w:val="single" w:sz="4" w:space="0" w:color="auto"/>
              <w:bottom w:val="single" w:sz="4" w:space="0" w:color="auto"/>
              <w:right w:val="nil"/>
            </w:tcBorders>
            <w:shd w:val="clear" w:color="auto" w:fill="auto"/>
            <w:noWrap/>
            <w:vAlign w:val="bottom"/>
            <w:hideMark/>
          </w:tcPr>
          <w:p w14:paraId="6754B662" w14:textId="199010D9" w:rsidR="000E3375" w:rsidRDefault="000E3375" w:rsidP="001F2D3B">
            <w:pPr>
              <w:jc w:val="center"/>
              <w:rPr>
                <w:rFonts w:ascii="Calibri" w:eastAsia="Times New Roman" w:hAnsi="Calibri"/>
                <w:b/>
                <w:bCs/>
                <w:color w:val="0070C0"/>
              </w:rPr>
            </w:pPr>
          </w:p>
        </w:tc>
        <w:tc>
          <w:tcPr>
            <w:tcW w:w="1290" w:type="dxa"/>
            <w:tcBorders>
              <w:top w:val="nil"/>
              <w:left w:val="nil"/>
              <w:bottom w:val="single" w:sz="4" w:space="0" w:color="auto"/>
              <w:right w:val="single" w:sz="4" w:space="0" w:color="auto"/>
            </w:tcBorders>
            <w:shd w:val="clear" w:color="auto" w:fill="auto"/>
            <w:noWrap/>
            <w:vAlign w:val="bottom"/>
            <w:hideMark/>
          </w:tcPr>
          <w:p w14:paraId="37E5B90D" w14:textId="77777777" w:rsidR="000E3375" w:rsidRDefault="000E3375" w:rsidP="001F2D3B">
            <w:pPr>
              <w:jc w:val="center"/>
              <w:rPr>
                <w:rFonts w:ascii="Calibri" w:eastAsia="Times New Roman" w:hAnsi="Calibri"/>
                <w:b/>
                <w:bCs/>
                <w:color w:val="0070C0"/>
              </w:rPr>
            </w:pPr>
            <w:r>
              <w:rPr>
                <w:rFonts w:ascii="Calibri" w:eastAsia="Times New Roman" w:hAnsi="Calibri"/>
                <w:b/>
                <w:bCs/>
                <w:color w:val="0070C0"/>
              </w:rPr>
              <w:t>Pre-Event</w:t>
            </w:r>
          </w:p>
        </w:tc>
        <w:tc>
          <w:tcPr>
            <w:tcW w:w="1431" w:type="dxa"/>
            <w:tcBorders>
              <w:top w:val="nil"/>
              <w:left w:val="nil"/>
              <w:bottom w:val="single" w:sz="4" w:space="0" w:color="auto"/>
              <w:right w:val="single" w:sz="4" w:space="0" w:color="auto"/>
            </w:tcBorders>
            <w:shd w:val="clear" w:color="auto" w:fill="auto"/>
            <w:noWrap/>
            <w:vAlign w:val="bottom"/>
            <w:hideMark/>
          </w:tcPr>
          <w:p w14:paraId="02F8ED56" w14:textId="77777777" w:rsidR="000E3375" w:rsidRDefault="000E3375" w:rsidP="001F2D3B">
            <w:pPr>
              <w:jc w:val="center"/>
              <w:rPr>
                <w:rFonts w:ascii="Calibri" w:eastAsia="Times New Roman" w:hAnsi="Calibri"/>
                <w:b/>
                <w:bCs/>
                <w:color w:val="0070C0"/>
              </w:rPr>
            </w:pPr>
            <w:r>
              <w:rPr>
                <w:rFonts w:ascii="Calibri" w:eastAsia="Times New Roman" w:hAnsi="Calibri"/>
                <w:b/>
                <w:bCs/>
                <w:color w:val="0070C0"/>
              </w:rPr>
              <w:t>Post-Event</w:t>
            </w:r>
          </w:p>
        </w:tc>
        <w:tc>
          <w:tcPr>
            <w:tcW w:w="1187" w:type="dxa"/>
            <w:tcBorders>
              <w:top w:val="nil"/>
              <w:left w:val="nil"/>
              <w:bottom w:val="single" w:sz="4" w:space="0" w:color="auto"/>
              <w:right w:val="single" w:sz="8" w:space="0" w:color="FF0000"/>
            </w:tcBorders>
            <w:shd w:val="clear" w:color="auto" w:fill="auto"/>
            <w:noWrap/>
            <w:vAlign w:val="bottom"/>
            <w:hideMark/>
          </w:tcPr>
          <w:p w14:paraId="22B5A5E8" w14:textId="77777777" w:rsidR="000E3375" w:rsidRDefault="000E3375" w:rsidP="001F2D3B">
            <w:pPr>
              <w:jc w:val="center"/>
              <w:rPr>
                <w:rFonts w:ascii="Calibri" w:eastAsia="Times New Roman" w:hAnsi="Calibri"/>
                <w:b/>
                <w:bCs/>
                <w:color w:val="0070C0"/>
              </w:rPr>
            </w:pPr>
            <w:r>
              <w:rPr>
                <w:rFonts w:ascii="Calibri" w:eastAsia="Times New Roman" w:hAnsi="Calibri"/>
                <w:b/>
                <w:bCs/>
                <w:color w:val="0070C0"/>
              </w:rPr>
              <w:t>Archived</w:t>
            </w:r>
          </w:p>
        </w:tc>
      </w:tr>
      <w:tr w:rsidR="000E3375" w14:paraId="1032A36A"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7D7643AA"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Edit</w:t>
            </w:r>
          </w:p>
        </w:tc>
        <w:tc>
          <w:tcPr>
            <w:tcW w:w="1290" w:type="dxa"/>
            <w:tcBorders>
              <w:top w:val="nil"/>
              <w:left w:val="nil"/>
              <w:bottom w:val="single" w:sz="4" w:space="0" w:color="auto"/>
              <w:right w:val="single" w:sz="4" w:space="0" w:color="auto"/>
            </w:tcBorders>
            <w:shd w:val="clear" w:color="auto" w:fill="auto"/>
            <w:noWrap/>
            <w:vAlign w:val="bottom"/>
            <w:hideMark/>
          </w:tcPr>
          <w:p w14:paraId="3D0ED7EE"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7D7E9302"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7BDAB3DA"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38D10FE3"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1B3DEAC"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Move to Post Event</w:t>
            </w:r>
          </w:p>
        </w:tc>
        <w:tc>
          <w:tcPr>
            <w:tcW w:w="1290" w:type="dxa"/>
            <w:tcBorders>
              <w:top w:val="nil"/>
              <w:left w:val="nil"/>
              <w:bottom w:val="single" w:sz="4" w:space="0" w:color="auto"/>
              <w:right w:val="single" w:sz="4" w:space="0" w:color="auto"/>
            </w:tcBorders>
            <w:shd w:val="clear" w:color="auto" w:fill="auto"/>
            <w:noWrap/>
            <w:vAlign w:val="bottom"/>
            <w:hideMark/>
          </w:tcPr>
          <w:p w14:paraId="6C7212B2"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6F4428EE"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24E32361"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5D5C3E5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75B5487"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Close</w:t>
            </w:r>
          </w:p>
        </w:tc>
        <w:tc>
          <w:tcPr>
            <w:tcW w:w="1290" w:type="dxa"/>
            <w:tcBorders>
              <w:top w:val="nil"/>
              <w:left w:val="nil"/>
              <w:bottom w:val="single" w:sz="4" w:space="0" w:color="auto"/>
              <w:right w:val="single" w:sz="4" w:space="0" w:color="auto"/>
            </w:tcBorders>
            <w:shd w:val="clear" w:color="auto" w:fill="auto"/>
            <w:noWrap/>
            <w:vAlign w:val="bottom"/>
            <w:hideMark/>
          </w:tcPr>
          <w:p w14:paraId="15C68973"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7C93C269"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4B963AD8"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6326F31C"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36CF9F10"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Add PO Approver</w:t>
            </w:r>
          </w:p>
        </w:tc>
        <w:tc>
          <w:tcPr>
            <w:tcW w:w="1290" w:type="dxa"/>
            <w:tcBorders>
              <w:top w:val="nil"/>
              <w:left w:val="nil"/>
              <w:bottom w:val="single" w:sz="4" w:space="0" w:color="auto"/>
              <w:right w:val="single" w:sz="4" w:space="0" w:color="auto"/>
            </w:tcBorders>
            <w:shd w:val="clear" w:color="auto" w:fill="auto"/>
            <w:noWrap/>
            <w:vAlign w:val="bottom"/>
            <w:hideMark/>
          </w:tcPr>
          <w:p w14:paraId="56160965"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267346B4"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2F6C2728"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59D7214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849613F"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Attendee Reconciliation</w:t>
            </w:r>
          </w:p>
        </w:tc>
        <w:tc>
          <w:tcPr>
            <w:tcW w:w="1290" w:type="dxa"/>
            <w:tcBorders>
              <w:top w:val="nil"/>
              <w:left w:val="nil"/>
              <w:bottom w:val="single" w:sz="4" w:space="0" w:color="auto"/>
              <w:right w:val="single" w:sz="4" w:space="0" w:color="auto"/>
            </w:tcBorders>
            <w:shd w:val="clear" w:color="auto" w:fill="auto"/>
            <w:noWrap/>
            <w:vAlign w:val="bottom"/>
            <w:hideMark/>
          </w:tcPr>
          <w:p w14:paraId="62249330"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02F8875"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2A92B930"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3EB86778"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D23AB02"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Manage Attendees</w:t>
            </w:r>
          </w:p>
        </w:tc>
        <w:tc>
          <w:tcPr>
            <w:tcW w:w="1290" w:type="dxa"/>
            <w:tcBorders>
              <w:top w:val="nil"/>
              <w:left w:val="nil"/>
              <w:bottom w:val="single" w:sz="4" w:space="0" w:color="auto"/>
              <w:right w:val="single" w:sz="4" w:space="0" w:color="auto"/>
            </w:tcBorders>
            <w:shd w:val="clear" w:color="auto" w:fill="auto"/>
            <w:noWrap/>
            <w:vAlign w:val="bottom"/>
            <w:hideMark/>
          </w:tcPr>
          <w:p w14:paraId="4C6430E3"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AB4410B"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30300EE6"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0E0E1C6B"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3663F3C"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Reschedule</w:t>
            </w:r>
          </w:p>
        </w:tc>
        <w:tc>
          <w:tcPr>
            <w:tcW w:w="1290" w:type="dxa"/>
            <w:tcBorders>
              <w:top w:val="nil"/>
              <w:left w:val="nil"/>
              <w:bottom w:val="single" w:sz="4" w:space="0" w:color="auto"/>
              <w:right w:val="single" w:sz="4" w:space="0" w:color="auto"/>
            </w:tcBorders>
            <w:shd w:val="clear" w:color="auto" w:fill="auto"/>
            <w:noWrap/>
            <w:vAlign w:val="bottom"/>
            <w:hideMark/>
          </w:tcPr>
          <w:p w14:paraId="4494B611"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181978C7"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243B3287"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5E95EB44"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E64F143"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Cancel Activity</w:t>
            </w:r>
          </w:p>
        </w:tc>
        <w:tc>
          <w:tcPr>
            <w:tcW w:w="1290" w:type="dxa"/>
            <w:tcBorders>
              <w:top w:val="nil"/>
              <w:left w:val="nil"/>
              <w:bottom w:val="single" w:sz="4" w:space="0" w:color="auto"/>
              <w:right w:val="single" w:sz="4" w:space="0" w:color="auto"/>
            </w:tcBorders>
            <w:shd w:val="clear" w:color="auto" w:fill="auto"/>
            <w:noWrap/>
            <w:vAlign w:val="bottom"/>
            <w:hideMark/>
          </w:tcPr>
          <w:p w14:paraId="1188809E"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CBAE8BE"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697F9577"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1A17ACB6"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386F8544"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Generate-Sign in Sheet</w:t>
            </w:r>
          </w:p>
        </w:tc>
        <w:tc>
          <w:tcPr>
            <w:tcW w:w="1290" w:type="dxa"/>
            <w:tcBorders>
              <w:top w:val="nil"/>
              <w:left w:val="nil"/>
              <w:bottom w:val="single" w:sz="4" w:space="0" w:color="auto"/>
              <w:right w:val="single" w:sz="4" w:space="0" w:color="auto"/>
            </w:tcBorders>
            <w:shd w:val="clear" w:color="auto" w:fill="auto"/>
            <w:noWrap/>
            <w:vAlign w:val="bottom"/>
            <w:hideMark/>
          </w:tcPr>
          <w:p w14:paraId="29585B52"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DB4158E"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40ABCE57"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5B15ED73"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19497213"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 INvitations</w:t>
            </w:r>
          </w:p>
        </w:tc>
        <w:tc>
          <w:tcPr>
            <w:tcW w:w="1290" w:type="dxa"/>
            <w:tcBorders>
              <w:top w:val="nil"/>
              <w:left w:val="nil"/>
              <w:bottom w:val="single" w:sz="4" w:space="0" w:color="auto"/>
              <w:right w:val="single" w:sz="4" w:space="0" w:color="auto"/>
            </w:tcBorders>
            <w:shd w:val="clear" w:color="auto" w:fill="auto"/>
            <w:noWrap/>
            <w:vAlign w:val="bottom"/>
            <w:hideMark/>
          </w:tcPr>
          <w:p w14:paraId="31A9FFF8"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61CDA85B"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29C08E0A"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038C2948"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73432A1E"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View_Signatures_vod</w:t>
            </w:r>
          </w:p>
        </w:tc>
        <w:tc>
          <w:tcPr>
            <w:tcW w:w="1290" w:type="dxa"/>
            <w:tcBorders>
              <w:top w:val="nil"/>
              <w:left w:val="nil"/>
              <w:bottom w:val="single" w:sz="4" w:space="0" w:color="auto"/>
              <w:right w:val="nil"/>
            </w:tcBorders>
            <w:shd w:val="clear" w:color="auto" w:fill="auto"/>
            <w:noWrap/>
            <w:vAlign w:val="bottom"/>
            <w:hideMark/>
          </w:tcPr>
          <w:p w14:paraId="72B3BCD4" w14:textId="77777777" w:rsidR="000E3375" w:rsidRDefault="000E3375" w:rsidP="001F2D3B">
            <w:pPr>
              <w:jc w:val="center"/>
              <w:rPr>
                <w:rFonts w:ascii="Calibri" w:eastAsia="Times New Roman" w:hAnsi="Calibri"/>
              </w:rPr>
            </w:pPr>
            <w:r>
              <w:rPr>
                <w:rFonts w:ascii="Calibri" w:eastAsia="Times New Roman" w:hAnsi="Calibri"/>
              </w:rPr>
              <w:t>B</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745FFBA3" w14:textId="77777777" w:rsidR="000E3375" w:rsidRDefault="000E3375" w:rsidP="001F2D3B">
            <w:pPr>
              <w:jc w:val="center"/>
              <w:rPr>
                <w:rFonts w:ascii="Calibri" w:eastAsia="Times New Roman" w:hAnsi="Calibri"/>
              </w:rPr>
            </w:pPr>
            <w:r>
              <w:rPr>
                <w:rFonts w:ascii="Calibri" w:eastAsia="Times New Roman" w:hAnsi="Calibri"/>
              </w:rPr>
              <w:t>B</w:t>
            </w:r>
          </w:p>
        </w:tc>
        <w:tc>
          <w:tcPr>
            <w:tcW w:w="1187" w:type="dxa"/>
            <w:tcBorders>
              <w:top w:val="nil"/>
              <w:left w:val="nil"/>
              <w:bottom w:val="single" w:sz="4" w:space="0" w:color="auto"/>
              <w:right w:val="single" w:sz="8" w:space="0" w:color="FF0000"/>
            </w:tcBorders>
            <w:shd w:val="clear" w:color="auto" w:fill="auto"/>
            <w:noWrap/>
            <w:vAlign w:val="bottom"/>
            <w:hideMark/>
          </w:tcPr>
          <w:p w14:paraId="21458857" w14:textId="77777777" w:rsidR="000E3375" w:rsidRDefault="000E3375" w:rsidP="001F2D3B">
            <w:pPr>
              <w:jc w:val="center"/>
              <w:rPr>
                <w:rFonts w:ascii="Calibri" w:eastAsia="Times New Roman" w:hAnsi="Calibri"/>
              </w:rPr>
            </w:pPr>
            <w:r>
              <w:rPr>
                <w:rFonts w:ascii="Calibri" w:eastAsia="Times New Roman" w:hAnsi="Calibri"/>
              </w:rPr>
              <w:t>NA</w:t>
            </w:r>
          </w:p>
        </w:tc>
      </w:tr>
      <w:tr w:rsidR="000E3375" w14:paraId="70FA5834"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3318610F"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Unlock</w:t>
            </w:r>
          </w:p>
        </w:tc>
        <w:tc>
          <w:tcPr>
            <w:tcW w:w="1290" w:type="dxa"/>
            <w:tcBorders>
              <w:top w:val="nil"/>
              <w:left w:val="nil"/>
              <w:bottom w:val="single" w:sz="4" w:space="0" w:color="auto"/>
              <w:right w:val="single" w:sz="4" w:space="0" w:color="auto"/>
            </w:tcBorders>
            <w:shd w:val="clear" w:color="auto" w:fill="auto"/>
            <w:noWrap/>
            <w:vAlign w:val="bottom"/>
            <w:hideMark/>
          </w:tcPr>
          <w:p w14:paraId="4950553D"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29E2E85E"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00F92483"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r>
      <w:tr w:rsidR="000E3375" w14:paraId="72397738" w14:textId="77777777" w:rsidTr="001F2D3B">
        <w:trPr>
          <w:trHeight w:val="34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F16BFF2"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Sign-in Sheet [Digital]</w:t>
            </w:r>
          </w:p>
        </w:tc>
        <w:tc>
          <w:tcPr>
            <w:tcW w:w="1290" w:type="dxa"/>
            <w:tcBorders>
              <w:top w:val="nil"/>
              <w:left w:val="nil"/>
              <w:bottom w:val="single" w:sz="8" w:space="0" w:color="FF0000"/>
              <w:right w:val="single" w:sz="4" w:space="0" w:color="auto"/>
            </w:tcBorders>
            <w:shd w:val="clear" w:color="auto" w:fill="auto"/>
            <w:noWrap/>
            <w:vAlign w:val="bottom"/>
            <w:hideMark/>
          </w:tcPr>
          <w:p w14:paraId="36CE9270"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w:t>
            </w:r>
          </w:p>
        </w:tc>
        <w:tc>
          <w:tcPr>
            <w:tcW w:w="1431" w:type="dxa"/>
            <w:tcBorders>
              <w:top w:val="nil"/>
              <w:left w:val="nil"/>
              <w:bottom w:val="single" w:sz="8" w:space="0" w:color="FF0000"/>
              <w:right w:val="single" w:sz="4" w:space="0" w:color="auto"/>
            </w:tcBorders>
            <w:shd w:val="clear" w:color="auto" w:fill="auto"/>
            <w:noWrap/>
            <w:vAlign w:val="bottom"/>
            <w:hideMark/>
          </w:tcPr>
          <w:p w14:paraId="2DD49F44"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w:t>
            </w:r>
          </w:p>
        </w:tc>
        <w:tc>
          <w:tcPr>
            <w:tcW w:w="1187" w:type="dxa"/>
            <w:tcBorders>
              <w:top w:val="nil"/>
              <w:left w:val="nil"/>
              <w:bottom w:val="single" w:sz="8" w:space="0" w:color="FF0000"/>
              <w:right w:val="single" w:sz="8" w:space="0" w:color="FF0000"/>
            </w:tcBorders>
            <w:shd w:val="clear" w:color="auto" w:fill="auto"/>
            <w:noWrap/>
            <w:vAlign w:val="bottom"/>
            <w:hideMark/>
          </w:tcPr>
          <w:p w14:paraId="50EEBF9B"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bl>
    <w:p w14:paraId="08B7892C" w14:textId="77777777" w:rsidR="000E3375" w:rsidRDefault="000E3375" w:rsidP="001F2D3B">
      <w:pPr>
        <w:pStyle w:val="BodyText"/>
        <w:jc w:val="center"/>
      </w:pPr>
    </w:p>
    <w:p w14:paraId="219F9E59" w14:textId="77777777" w:rsidR="000E3375" w:rsidRDefault="000E3375" w:rsidP="001F2D3B">
      <w:pPr>
        <w:pStyle w:val="BodyText"/>
        <w:jc w:val="center"/>
      </w:pPr>
    </w:p>
    <w:tbl>
      <w:tblPr>
        <w:tblW w:w="7176" w:type="dxa"/>
        <w:jc w:val="center"/>
        <w:tblLook w:val="04A0" w:firstRow="1" w:lastRow="0" w:firstColumn="1" w:lastColumn="0" w:noHBand="0" w:noVBand="1"/>
      </w:tblPr>
      <w:tblGrid>
        <w:gridCol w:w="3268"/>
        <w:gridCol w:w="1290"/>
        <w:gridCol w:w="1431"/>
        <w:gridCol w:w="1187"/>
      </w:tblGrid>
      <w:tr w:rsidR="000E3375" w14:paraId="22FA9782" w14:textId="77777777" w:rsidTr="001F2D3B">
        <w:trPr>
          <w:trHeight w:val="320"/>
          <w:jc w:val="center"/>
        </w:trPr>
        <w:tc>
          <w:tcPr>
            <w:tcW w:w="3268" w:type="dxa"/>
            <w:tcBorders>
              <w:top w:val="single" w:sz="4" w:space="0" w:color="auto"/>
              <w:left w:val="single" w:sz="4" w:space="0" w:color="auto"/>
              <w:bottom w:val="single" w:sz="4" w:space="0" w:color="auto"/>
              <w:right w:val="nil"/>
            </w:tcBorders>
            <w:shd w:val="clear" w:color="000000" w:fill="D9D9D9"/>
            <w:noWrap/>
            <w:vAlign w:val="bottom"/>
            <w:hideMark/>
          </w:tcPr>
          <w:p w14:paraId="1BD46418" w14:textId="46E31E7D" w:rsidR="000E3375" w:rsidRDefault="000E3375" w:rsidP="001F2D3B">
            <w:pPr>
              <w:jc w:val="center"/>
              <w:rPr>
                <w:rFonts w:ascii="Calibri" w:eastAsia="Times New Roman" w:hAnsi="Calibri"/>
                <w:b/>
                <w:bCs/>
                <w:color w:val="000000"/>
              </w:rPr>
            </w:pPr>
          </w:p>
        </w:tc>
        <w:tc>
          <w:tcPr>
            <w:tcW w:w="3908" w:type="dxa"/>
            <w:gridSpan w:val="3"/>
            <w:tcBorders>
              <w:top w:val="single" w:sz="8" w:space="0" w:color="FF0000"/>
              <w:left w:val="nil"/>
              <w:bottom w:val="single" w:sz="4" w:space="0" w:color="auto"/>
              <w:right w:val="single" w:sz="8" w:space="0" w:color="FF0000"/>
            </w:tcBorders>
            <w:shd w:val="clear" w:color="000000" w:fill="D9D9D9"/>
            <w:noWrap/>
            <w:vAlign w:val="bottom"/>
            <w:hideMark/>
          </w:tcPr>
          <w:p w14:paraId="3E10BB9F" w14:textId="77777777" w:rsidR="000E3375" w:rsidRDefault="000E3375" w:rsidP="001F2D3B">
            <w:pPr>
              <w:jc w:val="center"/>
              <w:rPr>
                <w:rFonts w:ascii="Calibri" w:eastAsia="Times New Roman" w:hAnsi="Calibri"/>
                <w:b/>
                <w:bCs/>
                <w:color w:val="000000"/>
              </w:rPr>
            </w:pPr>
            <w:r>
              <w:rPr>
                <w:rFonts w:ascii="Calibri" w:eastAsia="Times New Roman" w:hAnsi="Calibri"/>
                <w:b/>
                <w:bCs/>
                <w:color w:val="000000"/>
              </w:rPr>
              <w:t>DefinedRole: Editor</w:t>
            </w:r>
          </w:p>
        </w:tc>
      </w:tr>
      <w:tr w:rsidR="000E3375" w14:paraId="1D54BA3D" w14:textId="77777777" w:rsidTr="001F2D3B">
        <w:trPr>
          <w:trHeight w:val="320"/>
          <w:jc w:val="center"/>
        </w:trPr>
        <w:tc>
          <w:tcPr>
            <w:tcW w:w="3268" w:type="dxa"/>
            <w:tcBorders>
              <w:top w:val="nil"/>
              <w:left w:val="single" w:sz="4" w:space="0" w:color="auto"/>
              <w:bottom w:val="single" w:sz="4" w:space="0" w:color="auto"/>
              <w:right w:val="nil"/>
            </w:tcBorders>
            <w:shd w:val="clear" w:color="auto" w:fill="auto"/>
            <w:noWrap/>
            <w:vAlign w:val="bottom"/>
            <w:hideMark/>
          </w:tcPr>
          <w:p w14:paraId="02931A6A" w14:textId="12156A18" w:rsidR="000E3375" w:rsidRDefault="000E3375" w:rsidP="001F2D3B">
            <w:pPr>
              <w:jc w:val="center"/>
              <w:rPr>
                <w:rFonts w:ascii="Calibri" w:eastAsia="Times New Roman" w:hAnsi="Calibri"/>
                <w:b/>
                <w:bCs/>
                <w:color w:val="0070C0"/>
              </w:rPr>
            </w:pPr>
          </w:p>
        </w:tc>
        <w:tc>
          <w:tcPr>
            <w:tcW w:w="1290" w:type="dxa"/>
            <w:tcBorders>
              <w:top w:val="nil"/>
              <w:left w:val="nil"/>
              <w:bottom w:val="single" w:sz="4" w:space="0" w:color="auto"/>
              <w:right w:val="single" w:sz="4" w:space="0" w:color="auto"/>
            </w:tcBorders>
            <w:shd w:val="clear" w:color="auto" w:fill="auto"/>
            <w:noWrap/>
            <w:vAlign w:val="bottom"/>
            <w:hideMark/>
          </w:tcPr>
          <w:p w14:paraId="60691339" w14:textId="77777777" w:rsidR="000E3375" w:rsidRDefault="000E3375" w:rsidP="001F2D3B">
            <w:pPr>
              <w:jc w:val="center"/>
              <w:rPr>
                <w:rFonts w:ascii="Calibri" w:eastAsia="Times New Roman" w:hAnsi="Calibri"/>
                <w:b/>
                <w:bCs/>
                <w:color w:val="0070C0"/>
              </w:rPr>
            </w:pPr>
            <w:r>
              <w:rPr>
                <w:rFonts w:ascii="Calibri" w:eastAsia="Times New Roman" w:hAnsi="Calibri"/>
                <w:b/>
                <w:bCs/>
                <w:color w:val="0070C0"/>
              </w:rPr>
              <w:t>Pre-Event</w:t>
            </w:r>
          </w:p>
        </w:tc>
        <w:tc>
          <w:tcPr>
            <w:tcW w:w="1431" w:type="dxa"/>
            <w:tcBorders>
              <w:top w:val="nil"/>
              <w:left w:val="nil"/>
              <w:bottom w:val="single" w:sz="4" w:space="0" w:color="auto"/>
              <w:right w:val="single" w:sz="4" w:space="0" w:color="auto"/>
            </w:tcBorders>
            <w:shd w:val="clear" w:color="auto" w:fill="auto"/>
            <w:noWrap/>
            <w:vAlign w:val="bottom"/>
            <w:hideMark/>
          </w:tcPr>
          <w:p w14:paraId="3A134CD3" w14:textId="77777777" w:rsidR="000E3375" w:rsidRDefault="000E3375" w:rsidP="001F2D3B">
            <w:pPr>
              <w:jc w:val="center"/>
              <w:rPr>
                <w:rFonts w:ascii="Calibri" w:eastAsia="Times New Roman" w:hAnsi="Calibri"/>
                <w:b/>
                <w:bCs/>
                <w:color w:val="0070C0"/>
              </w:rPr>
            </w:pPr>
            <w:r>
              <w:rPr>
                <w:rFonts w:ascii="Calibri" w:eastAsia="Times New Roman" w:hAnsi="Calibri"/>
                <w:b/>
                <w:bCs/>
                <w:color w:val="0070C0"/>
              </w:rPr>
              <w:t>Post-Event</w:t>
            </w:r>
          </w:p>
        </w:tc>
        <w:tc>
          <w:tcPr>
            <w:tcW w:w="1187" w:type="dxa"/>
            <w:tcBorders>
              <w:top w:val="nil"/>
              <w:left w:val="nil"/>
              <w:bottom w:val="single" w:sz="4" w:space="0" w:color="auto"/>
              <w:right w:val="single" w:sz="8" w:space="0" w:color="FF0000"/>
            </w:tcBorders>
            <w:shd w:val="clear" w:color="auto" w:fill="auto"/>
            <w:noWrap/>
            <w:vAlign w:val="bottom"/>
            <w:hideMark/>
          </w:tcPr>
          <w:p w14:paraId="11770057" w14:textId="77777777" w:rsidR="000E3375" w:rsidRDefault="000E3375" w:rsidP="001F2D3B">
            <w:pPr>
              <w:jc w:val="center"/>
              <w:rPr>
                <w:rFonts w:ascii="Calibri" w:eastAsia="Times New Roman" w:hAnsi="Calibri"/>
                <w:b/>
                <w:bCs/>
                <w:color w:val="0070C0"/>
              </w:rPr>
            </w:pPr>
            <w:r>
              <w:rPr>
                <w:rFonts w:ascii="Calibri" w:eastAsia="Times New Roman" w:hAnsi="Calibri"/>
                <w:b/>
                <w:bCs/>
                <w:color w:val="0070C0"/>
              </w:rPr>
              <w:t>Archived</w:t>
            </w:r>
          </w:p>
        </w:tc>
      </w:tr>
      <w:tr w:rsidR="000E3375" w14:paraId="59C27F13"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56796537"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lastRenderedPageBreak/>
              <w:t>Edit</w:t>
            </w:r>
          </w:p>
        </w:tc>
        <w:tc>
          <w:tcPr>
            <w:tcW w:w="1290" w:type="dxa"/>
            <w:tcBorders>
              <w:top w:val="nil"/>
              <w:left w:val="nil"/>
              <w:bottom w:val="single" w:sz="4" w:space="0" w:color="auto"/>
              <w:right w:val="single" w:sz="4" w:space="0" w:color="auto"/>
            </w:tcBorders>
            <w:shd w:val="clear" w:color="auto" w:fill="auto"/>
            <w:noWrap/>
            <w:vAlign w:val="bottom"/>
            <w:hideMark/>
          </w:tcPr>
          <w:p w14:paraId="0A2CCB85"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73886D4D"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53D627D2"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121ED420"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1591E94D"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Move to Post Event</w:t>
            </w:r>
          </w:p>
        </w:tc>
        <w:tc>
          <w:tcPr>
            <w:tcW w:w="1290" w:type="dxa"/>
            <w:tcBorders>
              <w:top w:val="nil"/>
              <w:left w:val="nil"/>
              <w:bottom w:val="single" w:sz="4" w:space="0" w:color="auto"/>
              <w:right w:val="single" w:sz="4" w:space="0" w:color="auto"/>
            </w:tcBorders>
            <w:shd w:val="clear" w:color="auto" w:fill="auto"/>
            <w:noWrap/>
            <w:vAlign w:val="bottom"/>
            <w:hideMark/>
          </w:tcPr>
          <w:p w14:paraId="19AFE9F2"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0CAE9A85"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216A9D3C"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27FDFA88"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3BC947C"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Close</w:t>
            </w:r>
          </w:p>
        </w:tc>
        <w:tc>
          <w:tcPr>
            <w:tcW w:w="1290" w:type="dxa"/>
            <w:tcBorders>
              <w:top w:val="nil"/>
              <w:left w:val="nil"/>
              <w:bottom w:val="single" w:sz="4" w:space="0" w:color="auto"/>
              <w:right w:val="single" w:sz="4" w:space="0" w:color="auto"/>
            </w:tcBorders>
            <w:shd w:val="clear" w:color="auto" w:fill="auto"/>
            <w:noWrap/>
            <w:vAlign w:val="bottom"/>
            <w:hideMark/>
          </w:tcPr>
          <w:p w14:paraId="3499301D"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73D7A4EB"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32DECA27"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6DD116AA"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55810E5E"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Add PO Approver</w:t>
            </w:r>
          </w:p>
        </w:tc>
        <w:tc>
          <w:tcPr>
            <w:tcW w:w="1290" w:type="dxa"/>
            <w:tcBorders>
              <w:top w:val="nil"/>
              <w:left w:val="nil"/>
              <w:bottom w:val="single" w:sz="4" w:space="0" w:color="auto"/>
              <w:right w:val="single" w:sz="4" w:space="0" w:color="auto"/>
            </w:tcBorders>
            <w:shd w:val="clear" w:color="auto" w:fill="auto"/>
            <w:noWrap/>
            <w:vAlign w:val="bottom"/>
            <w:hideMark/>
          </w:tcPr>
          <w:p w14:paraId="5311199E"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5210AAB3"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647168DF"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33217FC6"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95F67EE"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Attendee Reconciliation</w:t>
            </w:r>
          </w:p>
        </w:tc>
        <w:tc>
          <w:tcPr>
            <w:tcW w:w="1290" w:type="dxa"/>
            <w:tcBorders>
              <w:top w:val="nil"/>
              <w:left w:val="nil"/>
              <w:bottom w:val="single" w:sz="4" w:space="0" w:color="auto"/>
              <w:right w:val="single" w:sz="4" w:space="0" w:color="auto"/>
            </w:tcBorders>
            <w:shd w:val="clear" w:color="auto" w:fill="auto"/>
            <w:noWrap/>
            <w:vAlign w:val="bottom"/>
            <w:hideMark/>
          </w:tcPr>
          <w:p w14:paraId="2C22C5CB"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4D0AB64A"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2F0021E8"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75A7EFDA"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72F9524"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Manage Attendees</w:t>
            </w:r>
          </w:p>
        </w:tc>
        <w:tc>
          <w:tcPr>
            <w:tcW w:w="1290" w:type="dxa"/>
            <w:tcBorders>
              <w:top w:val="nil"/>
              <w:left w:val="nil"/>
              <w:bottom w:val="single" w:sz="4" w:space="0" w:color="auto"/>
              <w:right w:val="single" w:sz="4" w:space="0" w:color="auto"/>
            </w:tcBorders>
            <w:shd w:val="clear" w:color="auto" w:fill="auto"/>
            <w:noWrap/>
            <w:vAlign w:val="bottom"/>
            <w:hideMark/>
          </w:tcPr>
          <w:p w14:paraId="6779411F"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1C42132"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4C3A5A53"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1AE2300E"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6A965E5"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Reschedule</w:t>
            </w:r>
          </w:p>
        </w:tc>
        <w:tc>
          <w:tcPr>
            <w:tcW w:w="1290" w:type="dxa"/>
            <w:tcBorders>
              <w:top w:val="nil"/>
              <w:left w:val="nil"/>
              <w:bottom w:val="single" w:sz="4" w:space="0" w:color="auto"/>
              <w:right w:val="single" w:sz="4" w:space="0" w:color="auto"/>
            </w:tcBorders>
            <w:shd w:val="clear" w:color="auto" w:fill="auto"/>
            <w:noWrap/>
            <w:vAlign w:val="bottom"/>
            <w:hideMark/>
          </w:tcPr>
          <w:p w14:paraId="6BB6EB04"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6362D6B6"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61D3F170"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6B36ED54"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725A3ECF"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Cancel Activity</w:t>
            </w:r>
          </w:p>
        </w:tc>
        <w:tc>
          <w:tcPr>
            <w:tcW w:w="1290" w:type="dxa"/>
            <w:tcBorders>
              <w:top w:val="nil"/>
              <w:left w:val="nil"/>
              <w:bottom w:val="single" w:sz="4" w:space="0" w:color="auto"/>
              <w:right w:val="single" w:sz="4" w:space="0" w:color="auto"/>
            </w:tcBorders>
            <w:shd w:val="clear" w:color="auto" w:fill="auto"/>
            <w:noWrap/>
            <w:vAlign w:val="bottom"/>
            <w:hideMark/>
          </w:tcPr>
          <w:p w14:paraId="0B286E1C"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2914D2A8"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1EE2507F"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62155D40"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353B9D83"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Generate-Sign in Sheet</w:t>
            </w:r>
          </w:p>
        </w:tc>
        <w:tc>
          <w:tcPr>
            <w:tcW w:w="1290" w:type="dxa"/>
            <w:tcBorders>
              <w:top w:val="nil"/>
              <w:left w:val="nil"/>
              <w:bottom w:val="single" w:sz="4" w:space="0" w:color="auto"/>
              <w:right w:val="single" w:sz="4" w:space="0" w:color="auto"/>
            </w:tcBorders>
            <w:shd w:val="clear" w:color="auto" w:fill="auto"/>
            <w:noWrap/>
            <w:vAlign w:val="bottom"/>
            <w:hideMark/>
          </w:tcPr>
          <w:p w14:paraId="4B1676F1"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7DDD8EA"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54D748EC"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61E029DD"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8A74015"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 INvitations</w:t>
            </w:r>
          </w:p>
        </w:tc>
        <w:tc>
          <w:tcPr>
            <w:tcW w:w="1290" w:type="dxa"/>
            <w:tcBorders>
              <w:top w:val="nil"/>
              <w:left w:val="nil"/>
              <w:bottom w:val="single" w:sz="4" w:space="0" w:color="auto"/>
              <w:right w:val="single" w:sz="4" w:space="0" w:color="auto"/>
            </w:tcBorders>
            <w:shd w:val="clear" w:color="auto" w:fill="auto"/>
            <w:noWrap/>
            <w:vAlign w:val="bottom"/>
            <w:hideMark/>
          </w:tcPr>
          <w:p w14:paraId="73524BAE"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72E3B30"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03A16659"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4DD1D3E0"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FB2F2B3"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View_Signatures_vod</w:t>
            </w:r>
          </w:p>
        </w:tc>
        <w:tc>
          <w:tcPr>
            <w:tcW w:w="1290" w:type="dxa"/>
            <w:tcBorders>
              <w:top w:val="nil"/>
              <w:left w:val="nil"/>
              <w:bottom w:val="single" w:sz="4" w:space="0" w:color="auto"/>
              <w:right w:val="nil"/>
            </w:tcBorders>
            <w:shd w:val="clear" w:color="auto" w:fill="auto"/>
            <w:noWrap/>
            <w:vAlign w:val="bottom"/>
            <w:hideMark/>
          </w:tcPr>
          <w:p w14:paraId="3F15C10D" w14:textId="77777777" w:rsidR="000E3375" w:rsidRDefault="000E3375" w:rsidP="001F2D3B">
            <w:pPr>
              <w:jc w:val="center"/>
              <w:rPr>
                <w:rFonts w:ascii="Calibri" w:eastAsia="Times New Roman" w:hAnsi="Calibri"/>
              </w:rPr>
            </w:pPr>
            <w:r>
              <w:rPr>
                <w:rFonts w:ascii="Calibri" w:eastAsia="Times New Roman" w:hAnsi="Calibri"/>
              </w:rPr>
              <w:t>B</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409BEBA9" w14:textId="77777777" w:rsidR="000E3375" w:rsidRDefault="000E3375" w:rsidP="001F2D3B">
            <w:pPr>
              <w:jc w:val="center"/>
              <w:rPr>
                <w:rFonts w:ascii="Calibri" w:eastAsia="Times New Roman" w:hAnsi="Calibri"/>
              </w:rPr>
            </w:pPr>
            <w:r>
              <w:rPr>
                <w:rFonts w:ascii="Calibri" w:eastAsia="Times New Roman" w:hAnsi="Calibri"/>
              </w:rPr>
              <w:t>B</w:t>
            </w:r>
          </w:p>
        </w:tc>
        <w:tc>
          <w:tcPr>
            <w:tcW w:w="1187" w:type="dxa"/>
            <w:tcBorders>
              <w:top w:val="nil"/>
              <w:left w:val="nil"/>
              <w:bottom w:val="single" w:sz="4" w:space="0" w:color="auto"/>
              <w:right w:val="single" w:sz="8" w:space="0" w:color="FF0000"/>
            </w:tcBorders>
            <w:shd w:val="clear" w:color="auto" w:fill="auto"/>
            <w:noWrap/>
            <w:vAlign w:val="bottom"/>
            <w:hideMark/>
          </w:tcPr>
          <w:p w14:paraId="38AC875D" w14:textId="77777777" w:rsidR="000E3375" w:rsidRDefault="000E3375" w:rsidP="001F2D3B">
            <w:pPr>
              <w:jc w:val="center"/>
              <w:rPr>
                <w:rFonts w:ascii="Calibri" w:eastAsia="Times New Roman" w:hAnsi="Calibri"/>
              </w:rPr>
            </w:pPr>
            <w:r>
              <w:rPr>
                <w:rFonts w:ascii="Calibri" w:eastAsia="Times New Roman" w:hAnsi="Calibri"/>
              </w:rPr>
              <w:t>NA</w:t>
            </w:r>
          </w:p>
        </w:tc>
      </w:tr>
      <w:tr w:rsidR="000E3375" w14:paraId="5184B01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5BA1118"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Unlock</w:t>
            </w:r>
          </w:p>
        </w:tc>
        <w:tc>
          <w:tcPr>
            <w:tcW w:w="1290" w:type="dxa"/>
            <w:tcBorders>
              <w:top w:val="nil"/>
              <w:left w:val="nil"/>
              <w:bottom w:val="single" w:sz="4" w:space="0" w:color="auto"/>
              <w:right w:val="single" w:sz="4" w:space="0" w:color="auto"/>
            </w:tcBorders>
            <w:shd w:val="clear" w:color="auto" w:fill="auto"/>
            <w:noWrap/>
            <w:vAlign w:val="bottom"/>
            <w:hideMark/>
          </w:tcPr>
          <w:p w14:paraId="4E2E7B97"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684840B2"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36E6DBA2"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r w:rsidR="000E3375" w14:paraId="0B88C646" w14:textId="77777777" w:rsidTr="001F2D3B">
        <w:trPr>
          <w:trHeight w:val="34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A634A53" w14:textId="77777777" w:rsidR="000E3375" w:rsidRDefault="000E3375"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Sign-in Sheet [Digital]</w:t>
            </w:r>
          </w:p>
        </w:tc>
        <w:tc>
          <w:tcPr>
            <w:tcW w:w="1290" w:type="dxa"/>
            <w:tcBorders>
              <w:top w:val="nil"/>
              <w:left w:val="nil"/>
              <w:bottom w:val="single" w:sz="8" w:space="0" w:color="FF0000"/>
              <w:right w:val="single" w:sz="4" w:space="0" w:color="auto"/>
            </w:tcBorders>
            <w:shd w:val="clear" w:color="auto" w:fill="auto"/>
            <w:noWrap/>
            <w:vAlign w:val="bottom"/>
            <w:hideMark/>
          </w:tcPr>
          <w:p w14:paraId="7E273D4C"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w:t>
            </w:r>
          </w:p>
        </w:tc>
        <w:tc>
          <w:tcPr>
            <w:tcW w:w="1431" w:type="dxa"/>
            <w:tcBorders>
              <w:top w:val="nil"/>
              <w:left w:val="nil"/>
              <w:bottom w:val="single" w:sz="8" w:space="0" w:color="FF0000"/>
              <w:right w:val="single" w:sz="4" w:space="0" w:color="auto"/>
            </w:tcBorders>
            <w:shd w:val="clear" w:color="auto" w:fill="auto"/>
            <w:noWrap/>
            <w:vAlign w:val="bottom"/>
            <w:hideMark/>
          </w:tcPr>
          <w:p w14:paraId="42678312" w14:textId="77777777" w:rsidR="000E3375" w:rsidRDefault="000E3375" w:rsidP="001F2D3B">
            <w:pPr>
              <w:jc w:val="center"/>
              <w:rPr>
                <w:rFonts w:ascii="Calibri" w:eastAsia="Times New Roman" w:hAnsi="Calibri"/>
                <w:color w:val="000000"/>
              </w:rPr>
            </w:pPr>
            <w:r>
              <w:rPr>
                <w:rFonts w:ascii="Calibri" w:eastAsia="Times New Roman" w:hAnsi="Calibri"/>
                <w:color w:val="000000"/>
              </w:rPr>
              <w:t>i</w:t>
            </w:r>
          </w:p>
        </w:tc>
        <w:tc>
          <w:tcPr>
            <w:tcW w:w="1187" w:type="dxa"/>
            <w:tcBorders>
              <w:top w:val="nil"/>
              <w:left w:val="nil"/>
              <w:bottom w:val="single" w:sz="8" w:space="0" w:color="FF0000"/>
              <w:right w:val="single" w:sz="8" w:space="0" w:color="FF0000"/>
            </w:tcBorders>
            <w:shd w:val="clear" w:color="auto" w:fill="auto"/>
            <w:noWrap/>
            <w:vAlign w:val="bottom"/>
            <w:hideMark/>
          </w:tcPr>
          <w:p w14:paraId="181C2A20" w14:textId="77777777" w:rsidR="000E3375" w:rsidRDefault="000E3375" w:rsidP="001F2D3B">
            <w:pPr>
              <w:jc w:val="center"/>
              <w:rPr>
                <w:rFonts w:ascii="Calibri" w:eastAsia="Times New Roman" w:hAnsi="Calibri"/>
                <w:color w:val="000000"/>
              </w:rPr>
            </w:pPr>
            <w:r>
              <w:rPr>
                <w:rFonts w:ascii="Calibri" w:eastAsia="Times New Roman" w:hAnsi="Calibri"/>
                <w:color w:val="000000"/>
              </w:rPr>
              <w:t>NA</w:t>
            </w:r>
          </w:p>
        </w:tc>
      </w:tr>
    </w:tbl>
    <w:p w14:paraId="038A91AE" w14:textId="77777777" w:rsidR="000E3375" w:rsidRDefault="000E3375" w:rsidP="001F2D3B">
      <w:pPr>
        <w:pStyle w:val="BodyText"/>
        <w:jc w:val="center"/>
      </w:pPr>
    </w:p>
    <w:tbl>
      <w:tblPr>
        <w:tblW w:w="7176" w:type="dxa"/>
        <w:jc w:val="center"/>
        <w:tblLook w:val="04A0" w:firstRow="1" w:lastRow="0" w:firstColumn="1" w:lastColumn="0" w:noHBand="0" w:noVBand="1"/>
      </w:tblPr>
      <w:tblGrid>
        <w:gridCol w:w="3268"/>
        <w:gridCol w:w="1290"/>
        <w:gridCol w:w="1431"/>
        <w:gridCol w:w="1187"/>
      </w:tblGrid>
      <w:tr w:rsidR="001F2D3B" w14:paraId="3C6BF814" w14:textId="77777777" w:rsidTr="001F2D3B">
        <w:trPr>
          <w:trHeight w:val="320"/>
          <w:jc w:val="center"/>
        </w:trPr>
        <w:tc>
          <w:tcPr>
            <w:tcW w:w="3268" w:type="dxa"/>
            <w:tcBorders>
              <w:top w:val="single" w:sz="4" w:space="0" w:color="auto"/>
              <w:left w:val="single" w:sz="4" w:space="0" w:color="auto"/>
              <w:bottom w:val="single" w:sz="4" w:space="0" w:color="auto"/>
              <w:right w:val="nil"/>
            </w:tcBorders>
            <w:shd w:val="clear" w:color="000000" w:fill="D9D9D9"/>
            <w:noWrap/>
            <w:vAlign w:val="bottom"/>
            <w:hideMark/>
          </w:tcPr>
          <w:p w14:paraId="53D75B4B" w14:textId="5A93D589" w:rsidR="001F2D3B" w:rsidRDefault="001F2D3B" w:rsidP="001F2D3B">
            <w:pPr>
              <w:jc w:val="center"/>
              <w:rPr>
                <w:rFonts w:ascii="Calibri" w:eastAsia="Times New Roman" w:hAnsi="Calibri"/>
                <w:b/>
                <w:bCs/>
                <w:color w:val="000000"/>
              </w:rPr>
            </w:pPr>
          </w:p>
        </w:tc>
        <w:tc>
          <w:tcPr>
            <w:tcW w:w="3908" w:type="dxa"/>
            <w:gridSpan w:val="3"/>
            <w:tcBorders>
              <w:top w:val="single" w:sz="8" w:space="0" w:color="FF0000"/>
              <w:left w:val="nil"/>
              <w:bottom w:val="single" w:sz="4" w:space="0" w:color="auto"/>
              <w:right w:val="single" w:sz="8" w:space="0" w:color="FF0000"/>
            </w:tcBorders>
            <w:shd w:val="clear" w:color="000000" w:fill="D9D9D9"/>
            <w:noWrap/>
            <w:vAlign w:val="bottom"/>
            <w:hideMark/>
          </w:tcPr>
          <w:p w14:paraId="07D61EE5" w14:textId="77777777" w:rsidR="001F2D3B" w:rsidRDefault="001F2D3B" w:rsidP="001F2D3B">
            <w:pPr>
              <w:jc w:val="center"/>
              <w:rPr>
                <w:rFonts w:ascii="Calibri" w:eastAsia="Times New Roman" w:hAnsi="Calibri"/>
                <w:b/>
                <w:bCs/>
                <w:color w:val="000000"/>
              </w:rPr>
            </w:pPr>
            <w:r>
              <w:rPr>
                <w:rFonts w:ascii="Calibri" w:eastAsia="Times New Roman" w:hAnsi="Calibri"/>
                <w:b/>
                <w:bCs/>
                <w:color w:val="000000"/>
              </w:rPr>
              <w:t>DefinedRole: Read Only</w:t>
            </w:r>
          </w:p>
        </w:tc>
      </w:tr>
      <w:tr w:rsidR="001F2D3B" w14:paraId="18577171" w14:textId="77777777" w:rsidTr="001F2D3B">
        <w:trPr>
          <w:trHeight w:val="320"/>
          <w:jc w:val="center"/>
        </w:trPr>
        <w:tc>
          <w:tcPr>
            <w:tcW w:w="3268" w:type="dxa"/>
            <w:tcBorders>
              <w:top w:val="nil"/>
              <w:left w:val="single" w:sz="4" w:space="0" w:color="auto"/>
              <w:bottom w:val="single" w:sz="4" w:space="0" w:color="auto"/>
              <w:right w:val="nil"/>
            </w:tcBorders>
            <w:shd w:val="clear" w:color="auto" w:fill="auto"/>
            <w:noWrap/>
            <w:vAlign w:val="bottom"/>
            <w:hideMark/>
          </w:tcPr>
          <w:p w14:paraId="1518FCA6" w14:textId="7473D929" w:rsidR="001F2D3B" w:rsidRDefault="001F2D3B" w:rsidP="001F2D3B">
            <w:pPr>
              <w:jc w:val="center"/>
              <w:rPr>
                <w:rFonts w:ascii="Calibri" w:eastAsia="Times New Roman" w:hAnsi="Calibri"/>
                <w:b/>
                <w:bCs/>
                <w:color w:val="0070C0"/>
              </w:rPr>
            </w:pPr>
          </w:p>
        </w:tc>
        <w:tc>
          <w:tcPr>
            <w:tcW w:w="1290" w:type="dxa"/>
            <w:tcBorders>
              <w:top w:val="nil"/>
              <w:left w:val="nil"/>
              <w:bottom w:val="single" w:sz="4" w:space="0" w:color="auto"/>
              <w:right w:val="single" w:sz="4" w:space="0" w:color="auto"/>
            </w:tcBorders>
            <w:shd w:val="clear" w:color="auto" w:fill="auto"/>
            <w:noWrap/>
            <w:vAlign w:val="bottom"/>
            <w:hideMark/>
          </w:tcPr>
          <w:p w14:paraId="7AA11690"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Pre-Event</w:t>
            </w:r>
          </w:p>
        </w:tc>
        <w:tc>
          <w:tcPr>
            <w:tcW w:w="1431" w:type="dxa"/>
            <w:tcBorders>
              <w:top w:val="nil"/>
              <w:left w:val="nil"/>
              <w:bottom w:val="single" w:sz="4" w:space="0" w:color="auto"/>
              <w:right w:val="single" w:sz="4" w:space="0" w:color="auto"/>
            </w:tcBorders>
            <w:shd w:val="clear" w:color="auto" w:fill="auto"/>
            <w:noWrap/>
            <w:vAlign w:val="bottom"/>
            <w:hideMark/>
          </w:tcPr>
          <w:p w14:paraId="10EB7D3D"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Post-Event</w:t>
            </w:r>
          </w:p>
        </w:tc>
        <w:tc>
          <w:tcPr>
            <w:tcW w:w="1187" w:type="dxa"/>
            <w:tcBorders>
              <w:top w:val="nil"/>
              <w:left w:val="nil"/>
              <w:bottom w:val="single" w:sz="4" w:space="0" w:color="auto"/>
              <w:right w:val="single" w:sz="8" w:space="0" w:color="FF0000"/>
            </w:tcBorders>
            <w:shd w:val="clear" w:color="auto" w:fill="auto"/>
            <w:noWrap/>
            <w:vAlign w:val="bottom"/>
            <w:hideMark/>
          </w:tcPr>
          <w:p w14:paraId="3530486E"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Archived</w:t>
            </w:r>
          </w:p>
        </w:tc>
      </w:tr>
      <w:tr w:rsidR="001F2D3B" w14:paraId="0B2AD83B"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DA7A87B"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Edit</w:t>
            </w:r>
          </w:p>
        </w:tc>
        <w:tc>
          <w:tcPr>
            <w:tcW w:w="1290" w:type="dxa"/>
            <w:tcBorders>
              <w:top w:val="nil"/>
              <w:left w:val="single" w:sz="4" w:space="0" w:color="auto"/>
              <w:bottom w:val="single" w:sz="4" w:space="0" w:color="auto"/>
              <w:right w:val="nil"/>
            </w:tcBorders>
            <w:shd w:val="clear" w:color="auto" w:fill="auto"/>
            <w:noWrap/>
            <w:vAlign w:val="bottom"/>
            <w:hideMark/>
          </w:tcPr>
          <w:p w14:paraId="53F76BDF"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55F22726"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45D4AE2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5D8F1CE7"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5B607C9"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Move to Post Event</w:t>
            </w:r>
          </w:p>
        </w:tc>
        <w:tc>
          <w:tcPr>
            <w:tcW w:w="1290" w:type="dxa"/>
            <w:tcBorders>
              <w:top w:val="nil"/>
              <w:left w:val="single" w:sz="4" w:space="0" w:color="auto"/>
              <w:bottom w:val="single" w:sz="4" w:space="0" w:color="auto"/>
              <w:right w:val="nil"/>
            </w:tcBorders>
            <w:shd w:val="clear" w:color="auto" w:fill="auto"/>
            <w:noWrap/>
            <w:vAlign w:val="bottom"/>
            <w:hideMark/>
          </w:tcPr>
          <w:p w14:paraId="33554DE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6A9ABDB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4D6CAF5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544A0359"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5654BFA1"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Close</w:t>
            </w:r>
          </w:p>
        </w:tc>
        <w:tc>
          <w:tcPr>
            <w:tcW w:w="1290" w:type="dxa"/>
            <w:tcBorders>
              <w:top w:val="nil"/>
              <w:left w:val="single" w:sz="4" w:space="0" w:color="auto"/>
              <w:bottom w:val="single" w:sz="4" w:space="0" w:color="auto"/>
              <w:right w:val="nil"/>
            </w:tcBorders>
            <w:shd w:val="clear" w:color="auto" w:fill="auto"/>
            <w:noWrap/>
            <w:vAlign w:val="bottom"/>
            <w:hideMark/>
          </w:tcPr>
          <w:p w14:paraId="0C486B0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513F398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018E89D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37848A47"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366F40CE"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Add PO Approver</w:t>
            </w:r>
          </w:p>
        </w:tc>
        <w:tc>
          <w:tcPr>
            <w:tcW w:w="1290" w:type="dxa"/>
            <w:tcBorders>
              <w:top w:val="nil"/>
              <w:left w:val="single" w:sz="4" w:space="0" w:color="auto"/>
              <w:bottom w:val="single" w:sz="4" w:space="0" w:color="auto"/>
              <w:right w:val="nil"/>
            </w:tcBorders>
            <w:shd w:val="clear" w:color="auto" w:fill="auto"/>
            <w:noWrap/>
            <w:vAlign w:val="bottom"/>
            <w:hideMark/>
          </w:tcPr>
          <w:p w14:paraId="6515EB1C"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14E98DE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5EF6A77F"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266B11B6"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72B9A925"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Attendee Reconciliation</w:t>
            </w:r>
          </w:p>
        </w:tc>
        <w:tc>
          <w:tcPr>
            <w:tcW w:w="1290" w:type="dxa"/>
            <w:tcBorders>
              <w:top w:val="nil"/>
              <w:left w:val="single" w:sz="4" w:space="0" w:color="auto"/>
              <w:bottom w:val="single" w:sz="4" w:space="0" w:color="auto"/>
              <w:right w:val="nil"/>
            </w:tcBorders>
            <w:shd w:val="clear" w:color="auto" w:fill="auto"/>
            <w:noWrap/>
            <w:vAlign w:val="bottom"/>
            <w:hideMark/>
          </w:tcPr>
          <w:p w14:paraId="579AEB1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6D3A0541"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65E8936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145FFDF9"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7493374D"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Manage Attendees</w:t>
            </w:r>
          </w:p>
        </w:tc>
        <w:tc>
          <w:tcPr>
            <w:tcW w:w="1290" w:type="dxa"/>
            <w:tcBorders>
              <w:top w:val="nil"/>
              <w:left w:val="single" w:sz="4" w:space="0" w:color="auto"/>
              <w:bottom w:val="single" w:sz="4" w:space="0" w:color="auto"/>
              <w:right w:val="nil"/>
            </w:tcBorders>
            <w:shd w:val="clear" w:color="auto" w:fill="auto"/>
            <w:noWrap/>
            <w:vAlign w:val="bottom"/>
            <w:hideMark/>
          </w:tcPr>
          <w:p w14:paraId="4EBD6A0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539A4FE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61F879A8"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72F137D5"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19EE810"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Reschedule</w:t>
            </w:r>
          </w:p>
        </w:tc>
        <w:tc>
          <w:tcPr>
            <w:tcW w:w="1290" w:type="dxa"/>
            <w:tcBorders>
              <w:top w:val="nil"/>
              <w:left w:val="single" w:sz="4" w:space="0" w:color="auto"/>
              <w:bottom w:val="single" w:sz="4" w:space="0" w:color="auto"/>
              <w:right w:val="nil"/>
            </w:tcBorders>
            <w:shd w:val="clear" w:color="auto" w:fill="auto"/>
            <w:noWrap/>
            <w:vAlign w:val="bottom"/>
            <w:hideMark/>
          </w:tcPr>
          <w:p w14:paraId="083986E8"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21F924A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6DFF3716"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23AA0CE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AF7D580"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Cancel Activity</w:t>
            </w:r>
          </w:p>
        </w:tc>
        <w:tc>
          <w:tcPr>
            <w:tcW w:w="1290" w:type="dxa"/>
            <w:tcBorders>
              <w:top w:val="nil"/>
              <w:left w:val="single" w:sz="4" w:space="0" w:color="auto"/>
              <w:bottom w:val="single" w:sz="4" w:space="0" w:color="auto"/>
              <w:right w:val="nil"/>
            </w:tcBorders>
            <w:shd w:val="clear" w:color="auto" w:fill="auto"/>
            <w:noWrap/>
            <w:vAlign w:val="bottom"/>
            <w:hideMark/>
          </w:tcPr>
          <w:p w14:paraId="00C6515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532C29A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6047202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4CF22985"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DBCE5DC"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Generate-Sign in Sheet</w:t>
            </w:r>
          </w:p>
        </w:tc>
        <w:tc>
          <w:tcPr>
            <w:tcW w:w="1290" w:type="dxa"/>
            <w:tcBorders>
              <w:top w:val="nil"/>
              <w:left w:val="single" w:sz="4" w:space="0" w:color="auto"/>
              <w:bottom w:val="single" w:sz="4" w:space="0" w:color="auto"/>
              <w:right w:val="nil"/>
            </w:tcBorders>
            <w:shd w:val="clear" w:color="auto" w:fill="auto"/>
            <w:noWrap/>
            <w:vAlign w:val="bottom"/>
            <w:hideMark/>
          </w:tcPr>
          <w:p w14:paraId="62CB05C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21A8BF57"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61C13A9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3D142D16"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12FABA9"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 INvitations</w:t>
            </w:r>
          </w:p>
        </w:tc>
        <w:tc>
          <w:tcPr>
            <w:tcW w:w="1290" w:type="dxa"/>
            <w:tcBorders>
              <w:top w:val="nil"/>
              <w:left w:val="single" w:sz="4" w:space="0" w:color="auto"/>
              <w:bottom w:val="single" w:sz="4" w:space="0" w:color="auto"/>
              <w:right w:val="nil"/>
            </w:tcBorders>
            <w:shd w:val="clear" w:color="auto" w:fill="auto"/>
            <w:noWrap/>
            <w:vAlign w:val="bottom"/>
            <w:hideMark/>
          </w:tcPr>
          <w:p w14:paraId="1CD92BC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5271C378"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7164A4D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30C16CB2"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A127757"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View_Signatures_vod</w:t>
            </w:r>
          </w:p>
        </w:tc>
        <w:tc>
          <w:tcPr>
            <w:tcW w:w="1290" w:type="dxa"/>
            <w:tcBorders>
              <w:top w:val="nil"/>
              <w:left w:val="single" w:sz="4" w:space="0" w:color="auto"/>
              <w:bottom w:val="single" w:sz="4" w:space="0" w:color="auto"/>
              <w:right w:val="nil"/>
            </w:tcBorders>
            <w:shd w:val="clear" w:color="auto" w:fill="auto"/>
            <w:noWrap/>
            <w:vAlign w:val="bottom"/>
            <w:hideMark/>
          </w:tcPr>
          <w:p w14:paraId="41790FFC" w14:textId="77777777" w:rsidR="001F2D3B" w:rsidRDefault="001F2D3B" w:rsidP="001F2D3B">
            <w:pPr>
              <w:jc w:val="center"/>
              <w:rPr>
                <w:rFonts w:ascii="Calibri" w:eastAsia="Times New Roman" w:hAnsi="Calibri"/>
              </w:rPr>
            </w:pPr>
            <w:r>
              <w:rPr>
                <w:rFonts w:ascii="Calibri" w:eastAsia="Times New Roman" w:hAnsi="Calibri"/>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5C67060B" w14:textId="77777777" w:rsidR="001F2D3B" w:rsidRDefault="001F2D3B" w:rsidP="001F2D3B">
            <w:pPr>
              <w:jc w:val="center"/>
              <w:rPr>
                <w:rFonts w:ascii="Calibri" w:eastAsia="Times New Roman" w:hAnsi="Calibri"/>
              </w:rPr>
            </w:pPr>
            <w:r>
              <w:rPr>
                <w:rFonts w:ascii="Calibri" w:eastAsia="Times New Roman" w:hAnsi="Calibri"/>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775FC97B" w14:textId="77777777" w:rsidR="001F2D3B" w:rsidRDefault="001F2D3B" w:rsidP="001F2D3B">
            <w:pPr>
              <w:jc w:val="center"/>
              <w:rPr>
                <w:rFonts w:ascii="Calibri" w:eastAsia="Times New Roman" w:hAnsi="Calibri"/>
              </w:rPr>
            </w:pPr>
            <w:r>
              <w:rPr>
                <w:rFonts w:ascii="Calibri" w:eastAsia="Times New Roman" w:hAnsi="Calibri"/>
              </w:rPr>
              <w:t>NA</w:t>
            </w:r>
          </w:p>
        </w:tc>
      </w:tr>
      <w:tr w:rsidR="001F2D3B" w14:paraId="5923926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773A9A1"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Unlock</w:t>
            </w:r>
          </w:p>
        </w:tc>
        <w:tc>
          <w:tcPr>
            <w:tcW w:w="1290" w:type="dxa"/>
            <w:tcBorders>
              <w:top w:val="nil"/>
              <w:left w:val="single" w:sz="4" w:space="0" w:color="auto"/>
              <w:bottom w:val="single" w:sz="4" w:space="0" w:color="auto"/>
              <w:right w:val="nil"/>
            </w:tcBorders>
            <w:shd w:val="clear" w:color="auto" w:fill="auto"/>
            <w:noWrap/>
            <w:vAlign w:val="bottom"/>
            <w:hideMark/>
          </w:tcPr>
          <w:p w14:paraId="7B3F4B78"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4" w:space="0" w:color="auto"/>
              <w:right w:val="single" w:sz="4" w:space="0" w:color="auto"/>
            </w:tcBorders>
            <w:shd w:val="clear" w:color="auto" w:fill="auto"/>
            <w:noWrap/>
            <w:vAlign w:val="bottom"/>
            <w:hideMark/>
          </w:tcPr>
          <w:p w14:paraId="463F2D7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00BFCCE1"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750F6701" w14:textId="77777777" w:rsidTr="001F2D3B">
        <w:trPr>
          <w:trHeight w:val="34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4B36762"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Sign-in Sheet [Digital]</w:t>
            </w:r>
          </w:p>
        </w:tc>
        <w:tc>
          <w:tcPr>
            <w:tcW w:w="1290" w:type="dxa"/>
            <w:tcBorders>
              <w:top w:val="nil"/>
              <w:left w:val="single" w:sz="4" w:space="0" w:color="auto"/>
              <w:bottom w:val="single" w:sz="8" w:space="0" w:color="FF0000"/>
              <w:right w:val="nil"/>
            </w:tcBorders>
            <w:shd w:val="clear" w:color="auto" w:fill="auto"/>
            <w:noWrap/>
            <w:vAlign w:val="bottom"/>
            <w:hideMark/>
          </w:tcPr>
          <w:p w14:paraId="3191FF3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single" w:sz="4" w:space="0" w:color="auto"/>
              <w:bottom w:val="single" w:sz="8" w:space="0" w:color="FF0000"/>
              <w:right w:val="nil"/>
            </w:tcBorders>
            <w:shd w:val="clear" w:color="auto" w:fill="auto"/>
            <w:noWrap/>
            <w:vAlign w:val="bottom"/>
            <w:hideMark/>
          </w:tcPr>
          <w:p w14:paraId="48F9521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8" w:space="0" w:color="FF0000"/>
              <w:right w:val="single" w:sz="8" w:space="0" w:color="FF0000"/>
            </w:tcBorders>
            <w:shd w:val="clear" w:color="auto" w:fill="auto"/>
            <w:noWrap/>
            <w:vAlign w:val="bottom"/>
            <w:hideMark/>
          </w:tcPr>
          <w:p w14:paraId="1FCF76D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bl>
    <w:p w14:paraId="620E9699" w14:textId="77777777" w:rsidR="001F2D3B" w:rsidRDefault="001F2D3B" w:rsidP="001F2D3B">
      <w:pPr>
        <w:pStyle w:val="BodyText"/>
        <w:jc w:val="center"/>
      </w:pPr>
    </w:p>
    <w:tbl>
      <w:tblPr>
        <w:tblW w:w="7176" w:type="dxa"/>
        <w:jc w:val="center"/>
        <w:tblLook w:val="04A0" w:firstRow="1" w:lastRow="0" w:firstColumn="1" w:lastColumn="0" w:noHBand="0" w:noVBand="1"/>
      </w:tblPr>
      <w:tblGrid>
        <w:gridCol w:w="3268"/>
        <w:gridCol w:w="1290"/>
        <w:gridCol w:w="1431"/>
        <w:gridCol w:w="1187"/>
      </w:tblGrid>
      <w:tr w:rsidR="001F2D3B" w14:paraId="7C5F60AD" w14:textId="77777777" w:rsidTr="001F2D3B">
        <w:trPr>
          <w:trHeight w:val="320"/>
          <w:jc w:val="center"/>
        </w:trPr>
        <w:tc>
          <w:tcPr>
            <w:tcW w:w="3268" w:type="dxa"/>
            <w:tcBorders>
              <w:top w:val="single" w:sz="4" w:space="0" w:color="auto"/>
              <w:left w:val="single" w:sz="4" w:space="0" w:color="auto"/>
              <w:bottom w:val="single" w:sz="4" w:space="0" w:color="auto"/>
              <w:right w:val="nil"/>
            </w:tcBorders>
            <w:shd w:val="clear" w:color="000000" w:fill="D9D9D9"/>
            <w:noWrap/>
            <w:vAlign w:val="bottom"/>
            <w:hideMark/>
          </w:tcPr>
          <w:p w14:paraId="08134F32" w14:textId="1B5EE56B" w:rsidR="001F2D3B" w:rsidRDefault="001F2D3B" w:rsidP="001F2D3B">
            <w:pPr>
              <w:jc w:val="center"/>
              <w:rPr>
                <w:rFonts w:ascii="Calibri" w:eastAsia="Times New Roman" w:hAnsi="Calibri"/>
                <w:b/>
                <w:bCs/>
                <w:color w:val="000000"/>
              </w:rPr>
            </w:pPr>
          </w:p>
        </w:tc>
        <w:tc>
          <w:tcPr>
            <w:tcW w:w="3908" w:type="dxa"/>
            <w:gridSpan w:val="3"/>
            <w:tcBorders>
              <w:top w:val="single" w:sz="8" w:space="0" w:color="FF0000"/>
              <w:left w:val="nil"/>
              <w:bottom w:val="single" w:sz="4" w:space="0" w:color="auto"/>
              <w:right w:val="single" w:sz="8" w:space="0" w:color="FF0000"/>
            </w:tcBorders>
            <w:shd w:val="clear" w:color="000000" w:fill="D9D9D9"/>
            <w:noWrap/>
            <w:vAlign w:val="bottom"/>
            <w:hideMark/>
          </w:tcPr>
          <w:p w14:paraId="67D1F2E0" w14:textId="77777777" w:rsidR="001F2D3B" w:rsidRDefault="001F2D3B" w:rsidP="001F2D3B">
            <w:pPr>
              <w:jc w:val="center"/>
              <w:rPr>
                <w:rFonts w:ascii="Calibri" w:eastAsia="Times New Roman" w:hAnsi="Calibri"/>
                <w:b/>
                <w:bCs/>
                <w:color w:val="000000"/>
              </w:rPr>
            </w:pPr>
            <w:r>
              <w:rPr>
                <w:rFonts w:ascii="Calibri" w:eastAsia="Times New Roman" w:hAnsi="Calibri"/>
                <w:b/>
                <w:bCs/>
                <w:color w:val="000000"/>
              </w:rPr>
              <w:t>DefinedRole: Approver</w:t>
            </w:r>
          </w:p>
        </w:tc>
      </w:tr>
      <w:tr w:rsidR="001F2D3B" w14:paraId="1D47D393" w14:textId="77777777" w:rsidTr="001F2D3B">
        <w:trPr>
          <w:trHeight w:val="320"/>
          <w:jc w:val="center"/>
        </w:trPr>
        <w:tc>
          <w:tcPr>
            <w:tcW w:w="3268" w:type="dxa"/>
            <w:tcBorders>
              <w:top w:val="nil"/>
              <w:left w:val="single" w:sz="4" w:space="0" w:color="auto"/>
              <w:bottom w:val="single" w:sz="4" w:space="0" w:color="auto"/>
              <w:right w:val="nil"/>
            </w:tcBorders>
            <w:shd w:val="clear" w:color="auto" w:fill="auto"/>
            <w:noWrap/>
            <w:vAlign w:val="bottom"/>
            <w:hideMark/>
          </w:tcPr>
          <w:p w14:paraId="720CBCDD" w14:textId="22940686" w:rsidR="001F2D3B" w:rsidRDefault="001F2D3B" w:rsidP="001F2D3B">
            <w:pPr>
              <w:jc w:val="center"/>
              <w:rPr>
                <w:rFonts w:ascii="Calibri" w:eastAsia="Times New Roman" w:hAnsi="Calibri"/>
                <w:b/>
                <w:bCs/>
                <w:color w:val="0070C0"/>
              </w:rPr>
            </w:pPr>
          </w:p>
        </w:tc>
        <w:tc>
          <w:tcPr>
            <w:tcW w:w="1290" w:type="dxa"/>
            <w:tcBorders>
              <w:top w:val="nil"/>
              <w:left w:val="nil"/>
              <w:bottom w:val="single" w:sz="4" w:space="0" w:color="auto"/>
              <w:right w:val="single" w:sz="4" w:space="0" w:color="auto"/>
            </w:tcBorders>
            <w:shd w:val="clear" w:color="auto" w:fill="auto"/>
            <w:noWrap/>
            <w:vAlign w:val="bottom"/>
            <w:hideMark/>
          </w:tcPr>
          <w:p w14:paraId="6DB65967"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Pre-Event</w:t>
            </w:r>
          </w:p>
        </w:tc>
        <w:tc>
          <w:tcPr>
            <w:tcW w:w="1431" w:type="dxa"/>
            <w:tcBorders>
              <w:top w:val="nil"/>
              <w:left w:val="nil"/>
              <w:bottom w:val="single" w:sz="4" w:space="0" w:color="auto"/>
              <w:right w:val="single" w:sz="4" w:space="0" w:color="auto"/>
            </w:tcBorders>
            <w:shd w:val="clear" w:color="auto" w:fill="auto"/>
            <w:noWrap/>
            <w:vAlign w:val="bottom"/>
            <w:hideMark/>
          </w:tcPr>
          <w:p w14:paraId="0790ACA6"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Post-Event</w:t>
            </w:r>
          </w:p>
        </w:tc>
        <w:tc>
          <w:tcPr>
            <w:tcW w:w="1187" w:type="dxa"/>
            <w:tcBorders>
              <w:top w:val="nil"/>
              <w:left w:val="nil"/>
              <w:bottom w:val="single" w:sz="4" w:space="0" w:color="auto"/>
              <w:right w:val="single" w:sz="8" w:space="0" w:color="FF0000"/>
            </w:tcBorders>
            <w:shd w:val="clear" w:color="auto" w:fill="auto"/>
            <w:noWrap/>
            <w:vAlign w:val="bottom"/>
            <w:hideMark/>
          </w:tcPr>
          <w:p w14:paraId="543C02E4"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Archived</w:t>
            </w:r>
          </w:p>
        </w:tc>
      </w:tr>
      <w:tr w:rsidR="001F2D3B" w14:paraId="1379F837" w14:textId="77777777" w:rsidTr="001F2D3B">
        <w:trPr>
          <w:trHeight w:val="332"/>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78C73B5"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Edit</w:t>
            </w:r>
          </w:p>
        </w:tc>
        <w:tc>
          <w:tcPr>
            <w:tcW w:w="1290" w:type="dxa"/>
            <w:tcBorders>
              <w:top w:val="nil"/>
              <w:left w:val="nil"/>
              <w:bottom w:val="single" w:sz="4" w:space="0" w:color="auto"/>
              <w:right w:val="single" w:sz="4" w:space="0" w:color="auto"/>
            </w:tcBorders>
            <w:shd w:val="clear" w:color="auto" w:fill="auto"/>
            <w:noWrap/>
            <w:vAlign w:val="bottom"/>
            <w:hideMark/>
          </w:tcPr>
          <w:p w14:paraId="123FE7A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8A5F58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51C87D41"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2490908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934020A"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Move to Post Event</w:t>
            </w:r>
          </w:p>
        </w:tc>
        <w:tc>
          <w:tcPr>
            <w:tcW w:w="1290" w:type="dxa"/>
            <w:tcBorders>
              <w:top w:val="nil"/>
              <w:left w:val="nil"/>
              <w:bottom w:val="single" w:sz="4" w:space="0" w:color="auto"/>
              <w:right w:val="single" w:sz="4" w:space="0" w:color="auto"/>
            </w:tcBorders>
            <w:shd w:val="clear" w:color="auto" w:fill="auto"/>
            <w:noWrap/>
            <w:vAlign w:val="bottom"/>
            <w:hideMark/>
          </w:tcPr>
          <w:p w14:paraId="6B3F0BFA"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6CBB678F"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6C80CEF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461BF253"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5904764F"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Close</w:t>
            </w:r>
          </w:p>
        </w:tc>
        <w:tc>
          <w:tcPr>
            <w:tcW w:w="1290" w:type="dxa"/>
            <w:tcBorders>
              <w:top w:val="nil"/>
              <w:left w:val="nil"/>
              <w:bottom w:val="single" w:sz="4" w:space="0" w:color="auto"/>
              <w:right w:val="single" w:sz="4" w:space="0" w:color="auto"/>
            </w:tcBorders>
            <w:shd w:val="clear" w:color="auto" w:fill="auto"/>
            <w:noWrap/>
            <w:vAlign w:val="bottom"/>
            <w:hideMark/>
          </w:tcPr>
          <w:p w14:paraId="1B3B9F8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5964987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03393E6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21A4AB7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392C2C21"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Add PO Approver</w:t>
            </w:r>
          </w:p>
        </w:tc>
        <w:tc>
          <w:tcPr>
            <w:tcW w:w="1290" w:type="dxa"/>
            <w:tcBorders>
              <w:top w:val="nil"/>
              <w:left w:val="nil"/>
              <w:bottom w:val="single" w:sz="4" w:space="0" w:color="auto"/>
              <w:right w:val="single" w:sz="4" w:space="0" w:color="auto"/>
            </w:tcBorders>
            <w:shd w:val="clear" w:color="auto" w:fill="auto"/>
            <w:noWrap/>
            <w:vAlign w:val="bottom"/>
            <w:hideMark/>
          </w:tcPr>
          <w:p w14:paraId="6EA5AD86"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64FEEF14"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2326C6C8"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1D54DDBE"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551DE26"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lastRenderedPageBreak/>
              <w:t>Attendee Reconciliation</w:t>
            </w:r>
          </w:p>
        </w:tc>
        <w:tc>
          <w:tcPr>
            <w:tcW w:w="1290" w:type="dxa"/>
            <w:tcBorders>
              <w:top w:val="nil"/>
              <w:left w:val="nil"/>
              <w:bottom w:val="single" w:sz="4" w:space="0" w:color="auto"/>
              <w:right w:val="single" w:sz="4" w:space="0" w:color="auto"/>
            </w:tcBorders>
            <w:shd w:val="clear" w:color="auto" w:fill="auto"/>
            <w:noWrap/>
            <w:vAlign w:val="bottom"/>
            <w:hideMark/>
          </w:tcPr>
          <w:p w14:paraId="70C4384F"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2B12D1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521C28C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140ED95C"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5BCB8322"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Manage Attendees</w:t>
            </w:r>
          </w:p>
        </w:tc>
        <w:tc>
          <w:tcPr>
            <w:tcW w:w="1290" w:type="dxa"/>
            <w:tcBorders>
              <w:top w:val="nil"/>
              <w:left w:val="nil"/>
              <w:bottom w:val="single" w:sz="4" w:space="0" w:color="auto"/>
              <w:right w:val="single" w:sz="4" w:space="0" w:color="auto"/>
            </w:tcBorders>
            <w:shd w:val="clear" w:color="auto" w:fill="auto"/>
            <w:noWrap/>
            <w:vAlign w:val="bottom"/>
            <w:hideMark/>
          </w:tcPr>
          <w:p w14:paraId="2972A9A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2EE2967A"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45B38C01"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7903D270"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18B54D7B"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Reschedule</w:t>
            </w:r>
          </w:p>
        </w:tc>
        <w:tc>
          <w:tcPr>
            <w:tcW w:w="1290" w:type="dxa"/>
            <w:tcBorders>
              <w:top w:val="nil"/>
              <w:left w:val="nil"/>
              <w:bottom w:val="single" w:sz="4" w:space="0" w:color="auto"/>
              <w:right w:val="single" w:sz="4" w:space="0" w:color="auto"/>
            </w:tcBorders>
            <w:shd w:val="clear" w:color="auto" w:fill="auto"/>
            <w:noWrap/>
            <w:vAlign w:val="bottom"/>
            <w:hideMark/>
          </w:tcPr>
          <w:p w14:paraId="7E6A1DDA"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480840E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7FAF0947"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51B9412E"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2AD1763"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Cancel Activity</w:t>
            </w:r>
          </w:p>
        </w:tc>
        <w:tc>
          <w:tcPr>
            <w:tcW w:w="1290" w:type="dxa"/>
            <w:tcBorders>
              <w:top w:val="nil"/>
              <w:left w:val="nil"/>
              <w:bottom w:val="single" w:sz="4" w:space="0" w:color="auto"/>
              <w:right w:val="single" w:sz="4" w:space="0" w:color="auto"/>
            </w:tcBorders>
            <w:shd w:val="clear" w:color="auto" w:fill="auto"/>
            <w:noWrap/>
            <w:vAlign w:val="bottom"/>
            <w:hideMark/>
          </w:tcPr>
          <w:p w14:paraId="6566FED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B4A673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3065F01C"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1E84C054"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B0667D6"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Generate-Sign in Sheet</w:t>
            </w:r>
          </w:p>
        </w:tc>
        <w:tc>
          <w:tcPr>
            <w:tcW w:w="1290" w:type="dxa"/>
            <w:tcBorders>
              <w:top w:val="nil"/>
              <w:left w:val="nil"/>
              <w:bottom w:val="single" w:sz="4" w:space="0" w:color="auto"/>
              <w:right w:val="single" w:sz="4" w:space="0" w:color="auto"/>
            </w:tcBorders>
            <w:shd w:val="clear" w:color="auto" w:fill="auto"/>
            <w:noWrap/>
            <w:vAlign w:val="bottom"/>
            <w:hideMark/>
          </w:tcPr>
          <w:p w14:paraId="4FCA6CAF"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23B85DA7"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72ED8E9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13D675BC"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5D31F45"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 INvitations</w:t>
            </w:r>
          </w:p>
        </w:tc>
        <w:tc>
          <w:tcPr>
            <w:tcW w:w="1290" w:type="dxa"/>
            <w:tcBorders>
              <w:top w:val="nil"/>
              <w:left w:val="nil"/>
              <w:bottom w:val="single" w:sz="4" w:space="0" w:color="auto"/>
              <w:right w:val="single" w:sz="4" w:space="0" w:color="auto"/>
            </w:tcBorders>
            <w:shd w:val="clear" w:color="auto" w:fill="auto"/>
            <w:noWrap/>
            <w:vAlign w:val="bottom"/>
            <w:hideMark/>
          </w:tcPr>
          <w:p w14:paraId="6F638237"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5787644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001DD73A"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65694A39"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56F607A"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View_Signatures_vod</w:t>
            </w:r>
          </w:p>
        </w:tc>
        <w:tc>
          <w:tcPr>
            <w:tcW w:w="1290" w:type="dxa"/>
            <w:tcBorders>
              <w:top w:val="nil"/>
              <w:left w:val="single" w:sz="4" w:space="0" w:color="auto"/>
              <w:bottom w:val="single" w:sz="4" w:space="0" w:color="auto"/>
              <w:right w:val="single" w:sz="4" w:space="0" w:color="auto"/>
            </w:tcBorders>
            <w:shd w:val="clear" w:color="auto" w:fill="auto"/>
            <w:noWrap/>
            <w:vAlign w:val="bottom"/>
            <w:hideMark/>
          </w:tcPr>
          <w:p w14:paraId="3CD4EC7D" w14:textId="77777777" w:rsidR="001F2D3B" w:rsidRDefault="001F2D3B" w:rsidP="001F2D3B">
            <w:pPr>
              <w:jc w:val="center"/>
              <w:rPr>
                <w:rFonts w:ascii="Calibri" w:eastAsia="Times New Roman" w:hAnsi="Calibri"/>
              </w:rPr>
            </w:pPr>
            <w:r>
              <w:rPr>
                <w:rFonts w:ascii="Calibri" w:eastAsia="Times New Roman" w:hAnsi="Calibri"/>
              </w:rPr>
              <w:t>B</w:t>
            </w:r>
          </w:p>
        </w:tc>
        <w:tc>
          <w:tcPr>
            <w:tcW w:w="1431" w:type="dxa"/>
            <w:tcBorders>
              <w:top w:val="nil"/>
              <w:left w:val="nil"/>
              <w:bottom w:val="single" w:sz="4" w:space="0" w:color="auto"/>
              <w:right w:val="single" w:sz="4" w:space="0" w:color="auto"/>
            </w:tcBorders>
            <w:shd w:val="clear" w:color="auto" w:fill="auto"/>
            <w:noWrap/>
            <w:vAlign w:val="bottom"/>
            <w:hideMark/>
          </w:tcPr>
          <w:p w14:paraId="4F813DFE" w14:textId="77777777" w:rsidR="001F2D3B" w:rsidRDefault="001F2D3B" w:rsidP="001F2D3B">
            <w:pPr>
              <w:jc w:val="center"/>
              <w:rPr>
                <w:rFonts w:ascii="Calibri" w:eastAsia="Times New Roman" w:hAnsi="Calibri"/>
              </w:rPr>
            </w:pPr>
            <w:r>
              <w:rPr>
                <w:rFonts w:ascii="Calibri" w:eastAsia="Times New Roman" w:hAnsi="Calibri"/>
              </w:rPr>
              <w:t>B</w:t>
            </w:r>
          </w:p>
        </w:tc>
        <w:tc>
          <w:tcPr>
            <w:tcW w:w="1187" w:type="dxa"/>
            <w:tcBorders>
              <w:top w:val="nil"/>
              <w:left w:val="nil"/>
              <w:bottom w:val="single" w:sz="4" w:space="0" w:color="auto"/>
              <w:right w:val="single" w:sz="8" w:space="0" w:color="FF0000"/>
            </w:tcBorders>
            <w:shd w:val="clear" w:color="auto" w:fill="auto"/>
            <w:noWrap/>
            <w:vAlign w:val="bottom"/>
            <w:hideMark/>
          </w:tcPr>
          <w:p w14:paraId="2C341729" w14:textId="77777777" w:rsidR="001F2D3B" w:rsidRDefault="001F2D3B" w:rsidP="001F2D3B">
            <w:pPr>
              <w:jc w:val="center"/>
              <w:rPr>
                <w:rFonts w:ascii="Calibri" w:eastAsia="Times New Roman" w:hAnsi="Calibri"/>
              </w:rPr>
            </w:pPr>
            <w:r>
              <w:rPr>
                <w:rFonts w:ascii="Calibri" w:eastAsia="Times New Roman" w:hAnsi="Calibri"/>
              </w:rPr>
              <w:t>NA</w:t>
            </w:r>
          </w:p>
        </w:tc>
      </w:tr>
      <w:tr w:rsidR="001F2D3B" w14:paraId="4CE1FE6B"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13514DBE"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Unlock</w:t>
            </w:r>
          </w:p>
        </w:tc>
        <w:tc>
          <w:tcPr>
            <w:tcW w:w="1290" w:type="dxa"/>
            <w:tcBorders>
              <w:top w:val="nil"/>
              <w:left w:val="nil"/>
              <w:bottom w:val="single" w:sz="4" w:space="0" w:color="auto"/>
              <w:right w:val="single" w:sz="4" w:space="0" w:color="auto"/>
            </w:tcBorders>
            <w:shd w:val="clear" w:color="auto" w:fill="auto"/>
            <w:noWrap/>
            <w:vAlign w:val="bottom"/>
            <w:hideMark/>
          </w:tcPr>
          <w:p w14:paraId="31202E1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3A96024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27E30FC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6E2194AC" w14:textId="77777777" w:rsidTr="001F2D3B">
        <w:trPr>
          <w:trHeight w:val="34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14EA2BA3"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Sign-in Sheet [Digital]</w:t>
            </w:r>
          </w:p>
        </w:tc>
        <w:tc>
          <w:tcPr>
            <w:tcW w:w="1290" w:type="dxa"/>
            <w:tcBorders>
              <w:top w:val="nil"/>
              <w:left w:val="nil"/>
              <w:bottom w:val="single" w:sz="8" w:space="0" w:color="FF0000"/>
              <w:right w:val="single" w:sz="4" w:space="0" w:color="auto"/>
            </w:tcBorders>
            <w:shd w:val="clear" w:color="auto" w:fill="auto"/>
            <w:noWrap/>
            <w:vAlign w:val="bottom"/>
            <w:hideMark/>
          </w:tcPr>
          <w:p w14:paraId="7698BAB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w:t>
            </w:r>
          </w:p>
        </w:tc>
        <w:tc>
          <w:tcPr>
            <w:tcW w:w="1431" w:type="dxa"/>
            <w:tcBorders>
              <w:top w:val="nil"/>
              <w:left w:val="nil"/>
              <w:bottom w:val="single" w:sz="8" w:space="0" w:color="FF0000"/>
              <w:right w:val="single" w:sz="4" w:space="0" w:color="auto"/>
            </w:tcBorders>
            <w:shd w:val="clear" w:color="auto" w:fill="auto"/>
            <w:noWrap/>
            <w:vAlign w:val="bottom"/>
            <w:hideMark/>
          </w:tcPr>
          <w:p w14:paraId="5C41038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w:t>
            </w:r>
          </w:p>
        </w:tc>
        <w:tc>
          <w:tcPr>
            <w:tcW w:w="1187" w:type="dxa"/>
            <w:tcBorders>
              <w:top w:val="nil"/>
              <w:left w:val="nil"/>
              <w:bottom w:val="single" w:sz="8" w:space="0" w:color="FF0000"/>
              <w:right w:val="single" w:sz="8" w:space="0" w:color="FF0000"/>
            </w:tcBorders>
            <w:shd w:val="clear" w:color="auto" w:fill="auto"/>
            <w:noWrap/>
            <w:vAlign w:val="bottom"/>
            <w:hideMark/>
          </w:tcPr>
          <w:p w14:paraId="45306F1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bl>
    <w:p w14:paraId="6AEF7B16" w14:textId="77777777" w:rsidR="001F2D3B" w:rsidRDefault="001F2D3B" w:rsidP="001F2D3B">
      <w:pPr>
        <w:pStyle w:val="BodyText"/>
        <w:jc w:val="center"/>
      </w:pPr>
    </w:p>
    <w:tbl>
      <w:tblPr>
        <w:tblW w:w="7176" w:type="dxa"/>
        <w:jc w:val="center"/>
        <w:tblLook w:val="04A0" w:firstRow="1" w:lastRow="0" w:firstColumn="1" w:lastColumn="0" w:noHBand="0" w:noVBand="1"/>
      </w:tblPr>
      <w:tblGrid>
        <w:gridCol w:w="3268"/>
        <w:gridCol w:w="1290"/>
        <w:gridCol w:w="1431"/>
        <w:gridCol w:w="1187"/>
      </w:tblGrid>
      <w:tr w:rsidR="001F2D3B" w14:paraId="379F4C2E" w14:textId="77777777" w:rsidTr="001F2D3B">
        <w:trPr>
          <w:trHeight w:val="320"/>
          <w:jc w:val="center"/>
        </w:trPr>
        <w:tc>
          <w:tcPr>
            <w:tcW w:w="3268" w:type="dxa"/>
            <w:tcBorders>
              <w:top w:val="single" w:sz="4" w:space="0" w:color="auto"/>
              <w:left w:val="single" w:sz="4" w:space="0" w:color="auto"/>
              <w:bottom w:val="single" w:sz="4" w:space="0" w:color="auto"/>
              <w:right w:val="nil"/>
            </w:tcBorders>
            <w:shd w:val="clear" w:color="000000" w:fill="D9D9D9"/>
            <w:noWrap/>
            <w:vAlign w:val="bottom"/>
            <w:hideMark/>
          </w:tcPr>
          <w:p w14:paraId="2926313B" w14:textId="23CB158D" w:rsidR="001F2D3B" w:rsidRDefault="001F2D3B" w:rsidP="001F2D3B">
            <w:pPr>
              <w:jc w:val="center"/>
              <w:rPr>
                <w:rFonts w:ascii="Calibri" w:eastAsia="Times New Roman" w:hAnsi="Calibri"/>
                <w:b/>
                <w:bCs/>
                <w:color w:val="000000"/>
              </w:rPr>
            </w:pPr>
          </w:p>
        </w:tc>
        <w:tc>
          <w:tcPr>
            <w:tcW w:w="3908" w:type="dxa"/>
            <w:gridSpan w:val="3"/>
            <w:tcBorders>
              <w:top w:val="single" w:sz="8" w:space="0" w:color="FF0000"/>
              <w:left w:val="nil"/>
              <w:bottom w:val="single" w:sz="4" w:space="0" w:color="auto"/>
              <w:right w:val="single" w:sz="8" w:space="0" w:color="FF0000"/>
            </w:tcBorders>
            <w:shd w:val="clear" w:color="000000" w:fill="D9D9D9"/>
            <w:noWrap/>
            <w:vAlign w:val="bottom"/>
            <w:hideMark/>
          </w:tcPr>
          <w:p w14:paraId="393B6BB2" w14:textId="77777777" w:rsidR="001F2D3B" w:rsidRDefault="001F2D3B" w:rsidP="001F2D3B">
            <w:pPr>
              <w:jc w:val="center"/>
              <w:rPr>
                <w:rFonts w:ascii="Calibri" w:eastAsia="Times New Roman" w:hAnsi="Calibri"/>
                <w:b/>
                <w:bCs/>
                <w:color w:val="000000"/>
              </w:rPr>
            </w:pPr>
            <w:r>
              <w:rPr>
                <w:rFonts w:ascii="Calibri" w:eastAsia="Times New Roman" w:hAnsi="Calibri"/>
                <w:b/>
                <w:bCs/>
                <w:color w:val="000000"/>
              </w:rPr>
              <w:t>System Admin Profile</w:t>
            </w:r>
          </w:p>
        </w:tc>
      </w:tr>
      <w:tr w:rsidR="001F2D3B" w14:paraId="0067BCF3" w14:textId="77777777" w:rsidTr="001F2D3B">
        <w:trPr>
          <w:trHeight w:val="320"/>
          <w:jc w:val="center"/>
        </w:trPr>
        <w:tc>
          <w:tcPr>
            <w:tcW w:w="3268" w:type="dxa"/>
            <w:tcBorders>
              <w:top w:val="nil"/>
              <w:left w:val="single" w:sz="4" w:space="0" w:color="auto"/>
              <w:bottom w:val="single" w:sz="4" w:space="0" w:color="auto"/>
              <w:right w:val="nil"/>
            </w:tcBorders>
            <w:shd w:val="clear" w:color="auto" w:fill="auto"/>
            <w:noWrap/>
            <w:vAlign w:val="bottom"/>
            <w:hideMark/>
          </w:tcPr>
          <w:p w14:paraId="753A433F" w14:textId="41069804" w:rsidR="001F2D3B" w:rsidRDefault="001F2D3B" w:rsidP="001F2D3B">
            <w:pPr>
              <w:jc w:val="center"/>
              <w:rPr>
                <w:rFonts w:ascii="Calibri" w:eastAsia="Times New Roman" w:hAnsi="Calibri"/>
                <w:b/>
                <w:bCs/>
                <w:color w:val="0070C0"/>
              </w:rPr>
            </w:pPr>
          </w:p>
        </w:tc>
        <w:tc>
          <w:tcPr>
            <w:tcW w:w="1290" w:type="dxa"/>
            <w:tcBorders>
              <w:top w:val="nil"/>
              <w:left w:val="nil"/>
              <w:bottom w:val="single" w:sz="4" w:space="0" w:color="auto"/>
              <w:right w:val="single" w:sz="4" w:space="0" w:color="auto"/>
            </w:tcBorders>
            <w:shd w:val="clear" w:color="auto" w:fill="auto"/>
            <w:noWrap/>
            <w:vAlign w:val="bottom"/>
            <w:hideMark/>
          </w:tcPr>
          <w:p w14:paraId="5732AD1D"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Pre-Event</w:t>
            </w:r>
          </w:p>
        </w:tc>
        <w:tc>
          <w:tcPr>
            <w:tcW w:w="1431" w:type="dxa"/>
            <w:tcBorders>
              <w:top w:val="nil"/>
              <w:left w:val="nil"/>
              <w:bottom w:val="single" w:sz="4" w:space="0" w:color="auto"/>
              <w:right w:val="single" w:sz="4" w:space="0" w:color="auto"/>
            </w:tcBorders>
            <w:shd w:val="clear" w:color="auto" w:fill="auto"/>
            <w:noWrap/>
            <w:vAlign w:val="bottom"/>
            <w:hideMark/>
          </w:tcPr>
          <w:p w14:paraId="4E281AA9"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Post-Event</w:t>
            </w:r>
          </w:p>
        </w:tc>
        <w:tc>
          <w:tcPr>
            <w:tcW w:w="1187" w:type="dxa"/>
            <w:tcBorders>
              <w:top w:val="nil"/>
              <w:left w:val="nil"/>
              <w:bottom w:val="single" w:sz="4" w:space="0" w:color="auto"/>
              <w:right w:val="single" w:sz="8" w:space="0" w:color="FF0000"/>
            </w:tcBorders>
            <w:shd w:val="clear" w:color="auto" w:fill="auto"/>
            <w:noWrap/>
            <w:vAlign w:val="bottom"/>
            <w:hideMark/>
          </w:tcPr>
          <w:p w14:paraId="73939929"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Archived</w:t>
            </w:r>
          </w:p>
        </w:tc>
      </w:tr>
      <w:tr w:rsidR="001F2D3B" w14:paraId="3AACAAD7"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6C85DEB"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Edit</w:t>
            </w:r>
          </w:p>
        </w:tc>
        <w:tc>
          <w:tcPr>
            <w:tcW w:w="1290" w:type="dxa"/>
            <w:tcBorders>
              <w:top w:val="nil"/>
              <w:left w:val="nil"/>
              <w:bottom w:val="single" w:sz="4" w:space="0" w:color="auto"/>
              <w:right w:val="single" w:sz="4" w:space="0" w:color="auto"/>
            </w:tcBorders>
            <w:shd w:val="clear" w:color="auto" w:fill="auto"/>
            <w:noWrap/>
            <w:vAlign w:val="bottom"/>
            <w:hideMark/>
          </w:tcPr>
          <w:p w14:paraId="6FC7B738"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5BCCC61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59D77B9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16FDCE3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D22DE4A"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Move to Post Event</w:t>
            </w:r>
          </w:p>
        </w:tc>
        <w:tc>
          <w:tcPr>
            <w:tcW w:w="1290" w:type="dxa"/>
            <w:tcBorders>
              <w:top w:val="nil"/>
              <w:left w:val="nil"/>
              <w:bottom w:val="single" w:sz="4" w:space="0" w:color="auto"/>
              <w:right w:val="single" w:sz="4" w:space="0" w:color="auto"/>
            </w:tcBorders>
            <w:shd w:val="clear" w:color="auto" w:fill="auto"/>
            <w:noWrap/>
            <w:vAlign w:val="bottom"/>
            <w:hideMark/>
          </w:tcPr>
          <w:p w14:paraId="0DB66AB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2A29B4C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1D09AB5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0D59BB73"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1DBF522"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Close</w:t>
            </w:r>
          </w:p>
        </w:tc>
        <w:tc>
          <w:tcPr>
            <w:tcW w:w="1290" w:type="dxa"/>
            <w:tcBorders>
              <w:top w:val="nil"/>
              <w:left w:val="nil"/>
              <w:bottom w:val="single" w:sz="4" w:space="0" w:color="auto"/>
              <w:right w:val="single" w:sz="4" w:space="0" w:color="auto"/>
            </w:tcBorders>
            <w:shd w:val="clear" w:color="auto" w:fill="auto"/>
            <w:noWrap/>
            <w:vAlign w:val="bottom"/>
            <w:hideMark/>
          </w:tcPr>
          <w:p w14:paraId="0E57F03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5EA675A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32FC1FB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55112654"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678E9F1"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Add PO Approver</w:t>
            </w:r>
          </w:p>
        </w:tc>
        <w:tc>
          <w:tcPr>
            <w:tcW w:w="1290" w:type="dxa"/>
            <w:tcBorders>
              <w:top w:val="nil"/>
              <w:left w:val="nil"/>
              <w:bottom w:val="single" w:sz="4" w:space="0" w:color="auto"/>
              <w:right w:val="single" w:sz="4" w:space="0" w:color="auto"/>
            </w:tcBorders>
            <w:shd w:val="clear" w:color="auto" w:fill="auto"/>
            <w:noWrap/>
            <w:vAlign w:val="bottom"/>
            <w:hideMark/>
          </w:tcPr>
          <w:p w14:paraId="27B3A11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13891D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62403A8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6B950C93"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DF83897"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Attendee Reconciliation</w:t>
            </w:r>
          </w:p>
        </w:tc>
        <w:tc>
          <w:tcPr>
            <w:tcW w:w="1290" w:type="dxa"/>
            <w:tcBorders>
              <w:top w:val="nil"/>
              <w:left w:val="nil"/>
              <w:bottom w:val="single" w:sz="4" w:space="0" w:color="auto"/>
              <w:right w:val="single" w:sz="4" w:space="0" w:color="auto"/>
            </w:tcBorders>
            <w:shd w:val="clear" w:color="auto" w:fill="auto"/>
            <w:noWrap/>
            <w:vAlign w:val="bottom"/>
            <w:hideMark/>
          </w:tcPr>
          <w:p w14:paraId="069FA4B1"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357DD7B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37CA6BC4"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54B39EB4"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50106374"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Manage Attendees</w:t>
            </w:r>
          </w:p>
        </w:tc>
        <w:tc>
          <w:tcPr>
            <w:tcW w:w="1290" w:type="dxa"/>
            <w:tcBorders>
              <w:top w:val="nil"/>
              <w:left w:val="nil"/>
              <w:bottom w:val="single" w:sz="4" w:space="0" w:color="auto"/>
              <w:right w:val="single" w:sz="4" w:space="0" w:color="auto"/>
            </w:tcBorders>
            <w:shd w:val="clear" w:color="auto" w:fill="auto"/>
            <w:noWrap/>
            <w:vAlign w:val="bottom"/>
            <w:hideMark/>
          </w:tcPr>
          <w:p w14:paraId="1FC44351"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47573CAA"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78BF0F1C"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5E12FAF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9DC5136"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Reschedule</w:t>
            </w:r>
          </w:p>
        </w:tc>
        <w:tc>
          <w:tcPr>
            <w:tcW w:w="1290" w:type="dxa"/>
            <w:tcBorders>
              <w:top w:val="nil"/>
              <w:left w:val="nil"/>
              <w:bottom w:val="single" w:sz="4" w:space="0" w:color="auto"/>
              <w:right w:val="single" w:sz="4" w:space="0" w:color="auto"/>
            </w:tcBorders>
            <w:shd w:val="clear" w:color="auto" w:fill="auto"/>
            <w:noWrap/>
            <w:vAlign w:val="bottom"/>
            <w:hideMark/>
          </w:tcPr>
          <w:p w14:paraId="642434B8"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5C07683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2335B2A4"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1829E69F"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1931E6B1"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Cancel Activity</w:t>
            </w:r>
          </w:p>
        </w:tc>
        <w:tc>
          <w:tcPr>
            <w:tcW w:w="1290" w:type="dxa"/>
            <w:tcBorders>
              <w:top w:val="nil"/>
              <w:left w:val="nil"/>
              <w:bottom w:val="single" w:sz="4" w:space="0" w:color="auto"/>
              <w:right w:val="single" w:sz="4" w:space="0" w:color="auto"/>
            </w:tcBorders>
            <w:shd w:val="clear" w:color="auto" w:fill="auto"/>
            <w:noWrap/>
            <w:vAlign w:val="bottom"/>
            <w:hideMark/>
          </w:tcPr>
          <w:p w14:paraId="2A6BC06F"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02C23BA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7076C9D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3F85760A"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1A811E15"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Generate-Sign in Sheet</w:t>
            </w:r>
          </w:p>
        </w:tc>
        <w:tc>
          <w:tcPr>
            <w:tcW w:w="1290" w:type="dxa"/>
            <w:tcBorders>
              <w:top w:val="nil"/>
              <w:left w:val="nil"/>
              <w:bottom w:val="single" w:sz="4" w:space="0" w:color="auto"/>
              <w:right w:val="single" w:sz="4" w:space="0" w:color="auto"/>
            </w:tcBorders>
            <w:shd w:val="clear" w:color="auto" w:fill="auto"/>
            <w:noWrap/>
            <w:vAlign w:val="bottom"/>
            <w:hideMark/>
          </w:tcPr>
          <w:p w14:paraId="666BC79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4FD411D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15BE45B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25B79574"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7E0E416F"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 INvitations</w:t>
            </w:r>
          </w:p>
        </w:tc>
        <w:tc>
          <w:tcPr>
            <w:tcW w:w="1290" w:type="dxa"/>
            <w:tcBorders>
              <w:top w:val="nil"/>
              <w:left w:val="nil"/>
              <w:bottom w:val="single" w:sz="4" w:space="0" w:color="auto"/>
              <w:right w:val="single" w:sz="4" w:space="0" w:color="auto"/>
            </w:tcBorders>
            <w:shd w:val="clear" w:color="auto" w:fill="auto"/>
            <w:noWrap/>
            <w:vAlign w:val="bottom"/>
            <w:hideMark/>
          </w:tcPr>
          <w:p w14:paraId="03F13D6F"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58CE736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032E63C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7AB75928"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0EED3ECA"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View_Signatures_vod</w:t>
            </w:r>
          </w:p>
        </w:tc>
        <w:tc>
          <w:tcPr>
            <w:tcW w:w="1290" w:type="dxa"/>
            <w:tcBorders>
              <w:top w:val="nil"/>
              <w:left w:val="single" w:sz="4" w:space="0" w:color="auto"/>
              <w:bottom w:val="single" w:sz="4" w:space="0" w:color="auto"/>
              <w:right w:val="single" w:sz="4" w:space="0" w:color="auto"/>
            </w:tcBorders>
            <w:shd w:val="clear" w:color="auto" w:fill="auto"/>
            <w:noWrap/>
            <w:vAlign w:val="bottom"/>
            <w:hideMark/>
          </w:tcPr>
          <w:p w14:paraId="3E8E85FA" w14:textId="77777777" w:rsidR="001F2D3B" w:rsidRDefault="001F2D3B" w:rsidP="001F2D3B">
            <w:pPr>
              <w:jc w:val="center"/>
              <w:rPr>
                <w:rFonts w:ascii="Calibri" w:eastAsia="Times New Roman" w:hAnsi="Calibri"/>
              </w:rPr>
            </w:pPr>
            <w:r>
              <w:rPr>
                <w:rFonts w:ascii="Calibri" w:eastAsia="Times New Roman" w:hAnsi="Calibri"/>
              </w:rPr>
              <w:t>B</w:t>
            </w:r>
          </w:p>
        </w:tc>
        <w:tc>
          <w:tcPr>
            <w:tcW w:w="1431" w:type="dxa"/>
            <w:tcBorders>
              <w:top w:val="nil"/>
              <w:left w:val="nil"/>
              <w:bottom w:val="single" w:sz="4" w:space="0" w:color="auto"/>
              <w:right w:val="single" w:sz="4" w:space="0" w:color="auto"/>
            </w:tcBorders>
            <w:shd w:val="clear" w:color="auto" w:fill="auto"/>
            <w:noWrap/>
            <w:vAlign w:val="bottom"/>
            <w:hideMark/>
          </w:tcPr>
          <w:p w14:paraId="7CB6A34E" w14:textId="77777777" w:rsidR="001F2D3B" w:rsidRDefault="001F2D3B" w:rsidP="001F2D3B">
            <w:pPr>
              <w:jc w:val="center"/>
              <w:rPr>
                <w:rFonts w:ascii="Calibri" w:eastAsia="Times New Roman" w:hAnsi="Calibri"/>
              </w:rPr>
            </w:pPr>
            <w:r>
              <w:rPr>
                <w:rFonts w:ascii="Calibri" w:eastAsia="Times New Roman" w:hAnsi="Calibri"/>
              </w:rPr>
              <w:t>B</w:t>
            </w:r>
          </w:p>
        </w:tc>
        <w:tc>
          <w:tcPr>
            <w:tcW w:w="1187" w:type="dxa"/>
            <w:tcBorders>
              <w:top w:val="nil"/>
              <w:left w:val="nil"/>
              <w:bottom w:val="single" w:sz="4" w:space="0" w:color="auto"/>
              <w:right w:val="single" w:sz="8" w:space="0" w:color="FF0000"/>
            </w:tcBorders>
            <w:shd w:val="clear" w:color="auto" w:fill="auto"/>
            <w:noWrap/>
            <w:vAlign w:val="bottom"/>
            <w:hideMark/>
          </w:tcPr>
          <w:p w14:paraId="05A3DF3A" w14:textId="77777777" w:rsidR="001F2D3B" w:rsidRDefault="001F2D3B" w:rsidP="001F2D3B">
            <w:pPr>
              <w:jc w:val="center"/>
              <w:rPr>
                <w:rFonts w:ascii="Calibri" w:eastAsia="Times New Roman" w:hAnsi="Calibri"/>
              </w:rPr>
            </w:pPr>
            <w:r>
              <w:rPr>
                <w:rFonts w:ascii="Calibri" w:eastAsia="Times New Roman" w:hAnsi="Calibri"/>
              </w:rPr>
              <w:t>NA</w:t>
            </w:r>
          </w:p>
        </w:tc>
      </w:tr>
      <w:tr w:rsidR="001F2D3B" w14:paraId="5040140F"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6E4505C"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Unlock</w:t>
            </w:r>
          </w:p>
        </w:tc>
        <w:tc>
          <w:tcPr>
            <w:tcW w:w="1290" w:type="dxa"/>
            <w:tcBorders>
              <w:top w:val="nil"/>
              <w:left w:val="nil"/>
              <w:bottom w:val="single" w:sz="4" w:space="0" w:color="auto"/>
              <w:right w:val="single" w:sz="4" w:space="0" w:color="auto"/>
            </w:tcBorders>
            <w:shd w:val="clear" w:color="auto" w:fill="auto"/>
            <w:noWrap/>
            <w:vAlign w:val="bottom"/>
            <w:hideMark/>
          </w:tcPr>
          <w:p w14:paraId="5FEBCAF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73D53A24"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562478E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r>
      <w:tr w:rsidR="001F2D3B" w14:paraId="6AE3F495" w14:textId="77777777" w:rsidTr="001F2D3B">
        <w:trPr>
          <w:trHeight w:val="34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54E55DF"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Sign-in Sheet [Digital]</w:t>
            </w:r>
          </w:p>
        </w:tc>
        <w:tc>
          <w:tcPr>
            <w:tcW w:w="1290" w:type="dxa"/>
            <w:tcBorders>
              <w:top w:val="nil"/>
              <w:left w:val="nil"/>
              <w:bottom w:val="single" w:sz="8" w:space="0" w:color="FF0000"/>
              <w:right w:val="single" w:sz="4" w:space="0" w:color="auto"/>
            </w:tcBorders>
            <w:shd w:val="clear" w:color="auto" w:fill="auto"/>
            <w:noWrap/>
            <w:vAlign w:val="bottom"/>
            <w:hideMark/>
          </w:tcPr>
          <w:p w14:paraId="69411E5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w:t>
            </w:r>
          </w:p>
        </w:tc>
        <w:tc>
          <w:tcPr>
            <w:tcW w:w="1431" w:type="dxa"/>
            <w:tcBorders>
              <w:top w:val="nil"/>
              <w:left w:val="nil"/>
              <w:bottom w:val="single" w:sz="8" w:space="0" w:color="FF0000"/>
              <w:right w:val="single" w:sz="4" w:space="0" w:color="auto"/>
            </w:tcBorders>
            <w:shd w:val="clear" w:color="auto" w:fill="auto"/>
            <w:noWrap/>
            <w:vAlign w:val="bottom"/>
            <w:hideMark/>
          </w:tcPr>
          <w:p w14:paraId="02367AC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w:t>
            </w:r>
          </w:p>
        </w:tc>
        <w:tc>
          <w:tcPr>
            <w:tcW w:w="1187" w:type="dxa"/>
            <w:tcBorders>
              <w:top w:val="nil"/>
              <w:left w:val="nil"/>
              <w:bottom w:val="single" w:sz="8" w:space="0" w:color="FF0000"/>
              <w:right w:val="single" w:sz="8" w:space="0" w:color="FF0000"/>
            </w:tcBorders>
            <w:shd w:val="clear" w:color="auto" w:fill="auto"/>
            <w:noWrap/>
            <w:vAlign w:val="bottom"/>
            <w:hideMark/>
          </w:tcPr>
          <w:p w14:paraId="7F11D9F8"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bl>
    <w:p w14:paraId="19517EDA" w14:textId="77777777" w:rsidR="001F2D3B" w:rsidRDefault="001F2D3B" w:rsidP="001F2D3B">
      <w:pPr>
        <w:pStyle w:val="BodyText"/>
        <w:jc w:val="center"/>
      </w:pPr>
    </w:p>
    <w:tbl>
      <w:tblPr>
        <w:tblW w:w="7176" w:type="dxa"/>
        <w:jc w:val="center"/>
        <w:tblLook w:val="04A0" w:firstRow="1" w:lastRow="0" w:firstColumn="1" w:lastColumn="0" w:noHBand="0" w:noVBand="1"/>
      </w:tblPr>
      <w:tblGrid>
        <w:gridCol w:w="3268"/>
        <w:gridCol w:w="1290"/>
        <w:gridCol w:w="1431"/>
        <w:gridCol w:w="1187"/>
      </w:tblGrid>
      <w:tr w:rsidR="001F2D3B" w14:paraId="53B4568A" w14:textId="77777777" w:rsidTr="001F2D3B">
        <w:trPr>
          <w:trHeight w:val="320"/>
          <w:jc w:val="center"/>
        </w:trPr>
        <w:tc>
          <w:tcPr>
            <w:tcW w:w="3268" w:type="dxa"/>
            <w:tcBorders>
              <w:top w:val="single" w:sz="4" w:space="0" w:color="auto"/>
              <w:left w:val="single" w:sz="4" w:space="0" w:color="auto"/>
              <w:bottom w:val="single" w:sz="4" w:space="0" w:color="auto"/>
              <w:right w:val="nil"/>
            </w:tcBorders>
            <w:shd w:val="clear" w:color="000000" w:fill="D9D9D9"/>
            <w:noWrap/>
            <w:vAlign w:val="bottom"/>
            <w:hideMark/>
          </w:tcPr>
          <w:p w14:paraId="4D718349" w14:textId="3502AA78" w:rsidR="001F2D3B" w:rsidRDefault="001F2D3B" w:rsidP="001F2D3B">
            <w:pPr>
              <w:jc w:val="center"/>
              <w:rPr>
                <w:rFonts w:ascii="Calibri" w:eastAsia="Times New Roman" w:hAnsi="Calibri"/>
                <w:b/>
                <w:bCs/>
                <w:color w:val="000000"/>
              </w:rPr>
            </w:pPr>
          </w:p>
        </w:tc>
        <w:tc>
          <w:tcPr>
            <w:tcW w:w="3908" w:type="dxa"/>
            <w:gridSpan w:val="3"/>
            <w:tcBorders>
              <w:top w:val="single" w:sz="8" w:space="0" w:color="FF0000"/>
              <w:left w:val="nil"/>
              <w:bottom w:val="single" w:sz="4" w:space="0" w:color="auto"/>
              <w:right w:val="single" w:sz="8" w:space="0" w:color="FF0000"/>
            </w:tcBorders>
            <w:shd w:val="clear" w:color="000000" w:fill="D9D9D9"/>
            <w:noWrap/>
            <w:vAlign w:val="bottom"/>
            <w:hideMark/>
          </w:tcPr>
          <w:p w14:paraId="16C66243" w14:textId="77777777" w:rsidR="001F2D3B" w:rsidRDefault="001F2D3B" w:rsidP="001F2D3B">
            <w:pPr>
              <w:jc w:val="center"/>
              <w:rPr>
                <w:rFonts w:ascii="Calibri" w:eastAsia="Times New Roman" w:hAnsi="Calibri"/>
                <w:b/>
                <w:bCs/>
                <w:color w:val="000000"/>
              </w:rPr>
            </w:pPr>
            <w:r>
              <w:rPr>
                <w:rFonts w:ascii="Calibri" w:eastAsia="Times New Roman" w:hAnsi="Calibri"/>
                <w:b/>
                <w:bCs/>
                <w:color w:val="000000"/>
              </w:rPr>
              <w:t>Hierarchical/Non-defined Role</w:t>
            </w:r>
          </w:p>
        </w:tc>
      </w:tr>
      <w:tr w:rsidR="001F2D3B" w14:paraId="3E152BF4" w14:textId="77777777" w:rsidTr="001F2D3B">
        <w:trPr>
          <w:trHeight w:val="320"/>
          <w:jc w:val="center"/>
        </w:trPr>
        <w:tc>
          <w:tcPr>
            <w:tcW w:w="3268" w:type="dxa"/>
            <w:tcBorders>
              <w:top w:val="nil"/>
              <w:left w:val="single" w:sz="4" w:space="0" w:color="auto"/>
              <w:bottom w:val="single" w:sz="4" w:space="0" w:color="auto"/>
              <w:right w:val="nil"/>
            </w:tcBorders>
            <w:shd w:val="clear" w:color="auto" w:fill="auto"/>
            <w:noWrap/>
            <w:vAlign w:val="bottom"/>
            <w:hideMark/>
          </w:tcPr>
          <w:p w14:paraId="4868E0CC" w14:textId="42528F57" w:rsidR="001F2D3B" w:rsidRDefault="001F2D3B" w:rsidP="001F2D3B">
            <w:pPr>
              <w:jc w:val="center"/>
              <w:rPr>
                <w:rFonts w:ascii="Calibri" w:eastAsia="Times New Roman" w:hAnsi="Calibri"/>
                <w:b/>
                <w:bCs/>
                <w:color w:val="0070C0"/>
              </w:rPr>
            </w:pPr>
          </w:p>
        </w:tc>
        <w:tc>
          <w:tcPr>
            <w:tcW w:w="1290" w:type="dxa"/>
            <w:tcBorders>
              <w:top w:val="nil"/>
              <w:left w:val="nil"/>
              <w:bottom w:val="single" w:sz="4" w:space="0" w:color="auto"/>
              <w:right w:val="single" w:sz="4" w:space="0" w:color="auto"/>
            </w:tcBorders>
            <w:shd w:val="clear" w:color="auto" w:fill="auto"/>
            <w:noWrap/>
            <w:vAlign w:val="bottom"/>
            <w:hideMark/>
          </w:tcPr>
          <w:p w14:paraId="7A84C4D4"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Pre-Event</w:t>
            </w:r>
          </w:p>
        </w:tc>
        <w:tc>
          <w:tcPr>
            <w:tcW w:w="1431" w:type="dxa"/>
            <w:tcBorders>
              <w:top w:val="nil"/>
              <w:left w:val="nil"/>
              <w:bottom w:val="single" w:sz="4" w:space="0" w:color="auto"/>
              <w:right w:val="single" w:sz="4" w:space="0" w:color="auto"/>
            </w:tcBorders>
            <w:shd w:val="clear" w:color="auto" w:fill="auto"/>
            <w:noWrap/>
            <w:vAlign w:val="bottom"/>
            <w:hideMark/>
          </w:tcPr>
          <w:p w14:paraId="527FE73C"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Post-Event</w:t>
            </w:r>
          </w:p>
        </w:tc>
        <w:tc>
          <w:tcPr>
            <w:tcW w:w="1187" w:type="dxa"/>
            <w:tcBorders>
              <w:top w:val="nil"/>
              <w:left w:val="nil"/>
              <w:bottom w:val="single" w:sz="4" w:space="0" w:color="auto"/>
              <w:right w:val="single" w:sz="8" w:space="0" w:color="FF0000"/>
            </w:tcBorders>
            <w:shd w:val="clear" w:color="auto" w:fill="auto"/>
            <w:noWrap/>
            <w:vAlign w:val="bottom"/>
            <w:hideMark/>
          </w:tcPr>
          <w:p w14:paraId="0FD6CA22" w14:textId="77777777" w:rsidR="001F2D3B" w:rsidRDefault="001F2D3B" w:rsidP="001F2D3B">
            <w:pPr>
              <w:jc w:val="center"/>
              <w:rPr>
                <w:rFonts w:ascii="Calibri" w:eastAsia="Times New Roman" w:hAnsi="Calibri"/>
                <w:b/>
                <w:bCs/>
                <w:color w:val="0070C0"/>
              </w:rPr>
            </w:pPr>
            <w:r>
              <w:rPr>
                <w:rFonts w:ascii="Calibri" w:eastAsia="Times New Roman" w:hAnsi="Calibri"/>
                <w:b/>
                <w:bCs/>
                <w:color w:val="0070C0"/>
              </w:rPr>
              <w:t>Archived</w:t>
            </w:r>
          </w:p>
        </w:tc>
      </w:tr>
      <w:tr w:rsidR="001F2D3B" w14:paraId="4CBA89C2"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4D4412EC"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Edit</w:t>
            </w:r>
          </w:p>
        </w:tc>
        <w:tc>
          <w:tcPr>
            <w:tcW w:w="1290" w:type="dxa"/>
            <w:tcBorders>
              <w:top w:val="nil"/>
              <w:left w:val="nil"/>
              <w:bottom w:val="single" w:sz="4" w:space="0" w:color="auto"/>
              <w:right w:val="single" w:sz="4" w:space="0" w:color="auto"/>
            </w:tcBorders>
            <w:shd w:val="clear" w:color="auto" w:fill="auto"/>
            <w:noWrap/>
            <w:vAlign w:val="bottom"/>
            <w:hideMark/>
          </w:tcPr>
          <w:p w14:paraId="4796B50F"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7BACEBA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33D9FC8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6C7C2772"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B43BDD5"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Move to Post Event</w:t>
            </w:r>
          </w:p>
        </w:tc>
        <w:tc>
          <w:tcPr>
            <w:tcW w:w="1290" w:type="dxa"/>
            <w:tcBorders>
              <w:top w:val="nil"/>
              <w:left w:val="nil"/>
              <w:bottom w:val="single" w:sz="4" w:space="0" w:color="auto"/>
              <w:right w:val="single" w:sz="4" w:space="0" w:color="auto"/>
            </w:tcBorders>
            <w:shd w:val="clear" w:color="auto" w:fill="auto"/>
            <w:noWrap/>
            <w:vAlign w:val="bottom"/>
            <w:hideMark/>
          </w:tcPr>
          <w:p w14:paraId="60D64C8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1841A637"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29924C0C"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79A41EB6"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72023E5E"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Close</w:t>
            </w:r>
          </w:p>
        </w:tc>
        <w:tc>
          <w:tcPr>
            <w:tcW w:w="1290" w:type="dxa"/>
            <w:tcBorders>
              <w:top w:val="nil"/>
              <w:left w:val="nil"/>
              <w:bottom w:val="single" w:sz="4" w:space="0" w:color="auto"/>
              <w:right w:val="single" w:sz="4" w:space="0" w:color="auto"/>
            </w:tcBorders>
            <w:shd w:val="clear" w:color="auto" w:fill="auto"/>
            <w:noWrap/>
            <w:vAlign w:val="bottom"/>
            <w:hideMark/>
          </w:tcPr>
          <w:p w14:paraId="5B1F8306"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62F26627"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0845D25E"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5128AE8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83B1FA9"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Add PO Approver</w:t>
            </w:r>
          </w:p>
        </w:tc>
        <w:tc>
          <w:tcPr>
            <w:tcW w:w="1290" w:type="dxa"/>
            <w:tcBorders>
              <w:top w:val="nil"/>
              <w:left w:val="nil"/>
              <w:bottom w:val="single" w:sz="4" w:space="0" w:color="auto"/>
              <w:right w:val="single" w:sz="4" w:space="0" w:color="auto"/>
            </w:tcBorders>
            <w:shd w:val="clear" w:color="auto" w:fill="auto"/>
            <w:noWrap/>
            <w:vAlign w:val="bottom"/>
            <w:hideMark/>
          </w:tcPr>
          <w:p w14:paraId="7F3A4D77"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7ABABB7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68B70AD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1F893B2F"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20BB6C1F"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Attendee Reconciliation</w:t>
            </w:r>
          </w:p>
        </w:tc>
        <w:tc>
          <w:tcPr>
            <w:tcW w:w="1290" w:type="dxa"/>
            <w:tcBorders>
              <w:top w:val="nil"/>
              <w:left w:val="nil"/>
              <w:bottom w:val="single" w:sz="4" w:space="0" w:color="auto"/>
              <w:right w:val="single" w:sz="4" w:space="0" w:color="auto"/>
            </w:tcBorders>
            <w:shd w:val="clear" w:color="auto" w:fill="auto"/>
            <w:noWrap/>
            <w:vAlign w:val="bottom"/>
            <w:hideMark/>
          </w:tcPr>
          <w:p w14:paraId="512FB24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2DD67561"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1761D731"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3A28538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EB03F61"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Manage Attendees</w:t>
            </w:r>
          </w:p>
        </w:tc>
        <w:tc>
          <w:tcPr>
            <w:tcW w:w="1290" w:type="dxa"/>
            <w:tcBorders>
              <w:top w:val="nil"/>
              <w:left w:val="nil"/>
              <w:bottom w:val="single" w:sz="4" w:space="0" w:color="auto"/>
              <w:right w:val="single" w:sz="4" w:space="0" w:color="auto"/>
            </w:tcBorders>
            <w:shd w:val="clear" w:color="auto" w:fill="auto"/>
            <w:noWrap/>
            <w:vAlign w:val="bottom"/>
            <w:hideMark/>
          </w:tcPr>
          <w:p w14:paraId="7A7C6D1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1272DB9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5B5DD7B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2A6C23FA"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38184A2A"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Reschedule</w:t>
            </w:r>
          </w:p>
        </w:tc>
        <w:tc>
          <w:tcPr>
            <w:tcW w:w="1290" w:type="dxa"/>
            <w:tcBorders>
              <w:top w:val="nil"/>
              <w:left w:val="nil"/>
              <w:bottom w:val="single" w:sz="4" w:space="0" w:color="auto"/>
              <w:right w:val="single" w:sz="4" w:space="0" w:color="auto"/>
            </w:tcBorders>
            <w:shd w:val="clear" w:color="auto" w:fill="auto"/>
            <w:noWrap/>
            <w:vAlign w:val="bottom"/>
            <w:hideMark/>
          </w:tcPr>
          <w:p w14:paraId="16E1FFFB"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7726080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090F48E5"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0D32922B"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11ACFCCC"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Cancel Activity</w:t>
            </w:r>
          </w:p>
        </w:tc>
        <w:tc>
          <w:tcPr>
            <w:tcW w:w="1290" w:type="dxa"/>
            <w:tcBorders>
              <w:top w:val="nil"/>
              <w:left w:val="nil"/>
              <w:bottom w:val="single" w:sz="4" w:space="0" w:color="auto"/>
              <w:right w:val="single" w:sz="4" w:space="0" w:color="auto"/>
            </w:tcBorders>
            <w:shd w:val="clear" w:color="auto" w:fill="auto"/>
            <w:noWrap/>
            <w:vAlign w:val="bottom"/>
            <w:hideMark/>
          </w:tcPr>
          <w:p w14:paraId="346AE2D2"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038C5B6C"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3A9BFC80"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70AE7921"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81E4307"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lastRenderedPageBreak/>
              <w:t>Generate-Sign in Sheet</w:t>
            </w:r>
          </w:p>
        </w:tc>
        <w:tc>
          <w:tcPr>
            <w:tcW w:w="1290" w:type="dxa"/>
            <w:tcBorders>
              <w:top w:val="nil"/>
              <w:left w:val="nil"/>
              <w:bottom w:val="single" w:sz="4" w:space="0" w:color="auto"/>
              <w:right w:val="single" w:sz="4" w:space="0" w:color="auto"/>
            </w:tcBorders>
            <w:shd w:val="clear" w:color="auto" w:fill="auto"/>
            <w:noWrap/>
            <w:vAlign w:val="bottom"/>
            <w:hideMark/>
          </w:tcPr>
          <w:p w14:paraId="6BFE415A"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141E036C"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5E76051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09AF1C98"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7069DA27"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Generate INvitations</w:t>
            </w:r>
          </w:p>
        </w:tc>
        <w:tc>
          <w:tcPr>
            <w:tcW w:w="1290" w:type="dxa"/>
            <w:tcBorders>
              <w:top w:val="nil"/>
              <w:left w:val="nil"/>
              <w:bottom w:val="single" w:sz="4" w:space="0" w:color="auto"/>
              <w:right w:val="single" w:sz="4" w:space="0" w:color="auto"/>
            </w:tcBorders>
            <w:shd w:val="clear" w:color="auto" w:fill="auto"/>
            <w:noWrap/>
            <w:vAlign w:val="bottom"/>
            <w:hideMark/>
          </w:tcPr>
          <w:p w14:paraId="27E2EB0D"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431" w:type="dxa"/>
            <w:tcBorders>
              <w:top w:val="nil"/>
              <w:left w:val="nil"/>
              <w:bottom w:val="single" w:sz="4" w:space="0" w:color="auto"/>
              <w:right w:val="single" w:sz="4" w:space="0" w:color="auto"/>
            </w:tcBorders>
            <w:shd w:val="clear" w:color="auto" w:fill="auto"/>
            <w:noWrap/>
            <w:vAlign w:val="bottom"/>
            <w:hideMark/>
          </w:tcPr>
          <w:p w14:paraId="47602651"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iB</w:t>
            </w:r>
          </w:p>
        </w:tc>
        <w:tc>
          <w:tcPr>
            <w:tcW w:w="1187" w:type="dxa"/>
            <w:tcBorders>
              <w:top w:val="nil"/>
              <w:left w:val="nil"/>
              <w:bottom w:val="single" w:sz="4" w:space="0" w:color="auto"/>
              <w:right w:val="single" w:sz="8" w:space="0" w:color="FF0000"/>
            </w:tcBorders>
            <w:shd w:val="clear" w:color="auto" w:fill="auto"/>
            <w:noWrap/>
            <w:vAlign w:val="bottom"/>
            <w:hideMark/>
          </w:tcPr>
          <w:p w14:paraId="4EAACE09"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33FBF337"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1DE8A739"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View_Signatures_vod</w:t>
            </w:r>
          </w:p>
        </w:tc>
        <w:tc>
          <w:tcPr>
            <w:tcW w:w="1290" w:type="dxa"/>
            <w:tcBorders>
              <w:top w:val="nil"/>
              <w:left w:val="single" w:sz="4" w:space="0" w:color="auto"/>
              <w:bottom w:val="single" w:sz="4" w:space="0" w:color="auto"/>
              <w:right w:val="single" w:sz="4" w:space="0" w:color="auto"/>
            </w:tcBorders>
            <w:shd w:val="clear" w:color="auto" w:fill="auto"/>
            <w:noWrap/>
            <w:vAlign w:val="bottom"/>
            <w:hideMark/>
          </w:tcPr>
          <w:p w14:paraId="0163EB6F" w14:textId="77777777" w:rsidR="001F2D3B" w:rsidRDefault="001F2D3B" w:rsidP="001F2D3B">
            <w:pPr>
              <w:jc w:val="center"/>
              <w:rPr>
                <w:rFonts w:ascii="Calibri" w:eastAsia="Times New Roman" w:hAnsi="Calibri"/>
              </w:rPr>
            </w:pPr>
            <w:r>
              <w:rPr>
                <w:rFonts w:ascii="Calibri" w:eastAsia="Times New Roman" w:hAnsi="Calibri"/>
              </w:rPr>
              <w:t>B</w:t>
            </w:r>
          </w:p>
        </w:tc>
        <w:tc>
          <w:tcPr>
            <w:tcW w:w="1431" w:type="dxa"/>
            <w:tcBorders>
              <w:top w:val="nil"/>
              <w:left w:val="nil"/>
              <w:bottom w:val="single" w:sz="4" w:space="0" w:color="auto"/>
              <w:right w:val="single" w:sz="4" w:space="0" w:color="auto"/>
            </w:tcBorders>
            <w:shd w:val="clear" w:color="auto" w:fill="auto"/>
            <w:noWrap/>
            <w:vAlign w:val="bottom"/>
            <w:hideMark/>
          </w:tcPr>
          <w:p w14:paraId="714BBDDD" w14:textId="77777777" w:rsidR="001F2D3B" w:rsidRDefault="001F2D3B" w:rsidP="001F2D3B">
            <w:pPr>
              <w:jc w:val="center"/>
              <w:rPr>
                <w:rFonts w:ascii="Calibri" w:eastAsia="Times New Roman" w:hAnsi="Calibri"/>
              </w:rPr>
            </w:pPr>
            <w:r>
              <w:rPr>
                <w:rFonts w:ascii="Calibri" w:eastAsia="Times New Roman" w:hAnsi="Calibri"/>
              </w:rPr>
              <w:t>B</w:t>
            </w:r>
          </w:p>
        </w:tc>
        <w:tc>
          <w:tcPr>
            <w:tcW w:w="1187" w:type="dxa"/>
            <w:tcBorders>
              <w:top w:val="nil"/>
              <w:left w:val="nil"/>
              <w:bottom w:val="single" w:sz="4" w:space="0" w:color="auto"/>
              <w:right w:val="single" w:sz="8" w:space="0" w:color="FF0000"/>
            </w:tcBorders>
            <w:shd w:val="clear" w:color="auto" w:fill="auto"/>
            <w:noWrap/>
            <w:vAlign w:val="bottom"/>
            <w:hideMark/>
          </w:tcPr>
          <w:p w14:paraId="01BFBE80" w14:textId="77777777" w:rsidR="001F2D3B" w:rsidRDefault="001F2D3B" w:rsidP="001F2D3B">
            <w:pPr>
              <w:jc w:val="center"/>
              <w:rPr>
                <w:rFonts w:ascii="Calibri" w:eastAsia="Times New Roman" w:hAnsi="Calibri"/>
              </w:rPr>
            </w:pPr>
            <w:r>
              <w:rPr>
                <w:rFonts w:ascii="Calibri" w:eastAsia="Times New Roman" w:hAnsi="Calibri"/>
              </w:rPr>
              <w:t>NA</w:t>
            </w:r>
          </w:p>
        </w:tc>
      </w:tr>
      <w:tr w:rsidR="001F2D3B" w14:paraId="0248B1AB" w14:textId="77777777" w:rsidTr="001F2D3B">
        <w:trPr>
          <w:trHeight w:val="32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63AE6018"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Unlock</w:t>
            </w:r>
          </w:p>
        </w:tc>
        <w:tc>
          <w:tcPr>
            <w:tcW w:w="1290" w:type="dxa"/>
            <w:tcBorders>
              <w:top w:val="nil"/>
              <w:left w:val="nil"/>
              <w:bottom w:val="single" w:sz="4" w:space="0" w:color="auto"/>
              <w:right w:val="single" w:sz="4" w:space="0" w:color="auto"/>
            </w:tcBorders>
            <w:shd w:val="clear" w:color="auto" w:fill="auto"/>
            <w:noWrap/>
            <w:vAlign w:val="bottom"/>
            <w:hideMark/>
          </w:tcPr>
          <w:p w14:paraId="33A964C4"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431" w:type="dxa"/>
            <w:tcBorders>
              <w:top w:val="nil"/>
              <w:left w:val="nil"/>
              <w:bottom w:val="single" w:sz="4" w:space="0" w:color="auto"/>
              <w:right w:val="single" w:sz="4" w:space="0" w:color="auto"/>
            </w:tcBorders>
            <w:shd w:val="clear" w:color="auto" w:fill="auto"/>
            <w:noWrap/>
            <w:vAlign w:val="bottom"/>
            <w:hideMark/>
          </w:tcPr>
          <w:p w14:paraId="048B8A3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c>
          <w:tcPr>
            <w:tcW w:w="1187" w:type="dxa"/>
            <w:tcBorders>
              <w:top w:val="nil"/>
              <w:left w:val="nil"/>
              <w:bottom w:val="single" w:sz="4" w:space="0" w:color="auto"/>
              <w:right w:val="single" w:sz="8" w:space="0" w:color="FF0000"/>
            </w:tcBorders>
            <w:shd w:val="clear" w:color="auto" w:fill="auto"/>
            <w:noWrap/>
            <w:vAlign w:val="bottom"/>
            <w:hideMark/>
          </w:tcPr>
          <w:p w14:paraId="78417594"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r w:rsidR="001F2D3B" w14:paraId="33274D09" w14:textId="77777777" w:rsidTr="001F2D3B">
        <w:trPr>
          <w:trHeight w:val="340"/>
          <w:jc w:val="center"/>
        </w:trPr>
        <w:tc>
          <w:tcPr>
            <w:tcW w:w="3268" w:type="dxa"/>
            <w:tcBorders>
              <w:top w:val="nil"/>
              <w:left w:val="single" w:sz="4" w:space="0" w:color="auto"/>
              <w:bottom w:val="single" w:sz="4" w:space="0" w:color="auto"/>
              <w:right w:val="nil"/>
            </w:tcBorders>
            <w:shd w:val="clear" w:color="000000" w:fill="BFBFBF"/>
            <w:noWrap/>
            <w:vAlign w:val="bottom"/>
            <w:hideMark/>
          </w:tcPr>
          <w:p w14:paraId="39D4AD2F" w14:textId="77777777" w:rsidR="001F2D3B" w:rsidRDefault="001F2D3B" w:rsidP="001F2D3B">
            <w:pPr>
              <w:jc w:val="center"/>
              <w:rPr>
                <w:rFonts w:ascii="Copperplate" w:eastAsia="Times New Roman" w:hAnsi="Copperplate"/>
                <w:color w:val="000000"/>
                <w:sz w:val="20"/>
                <w:szCs w:val="20"/>
              </w:rPr>
            </w:pPr>
            <w:r>
              <w:rPr>
                <w:rFonts w:ascii="Copperplate" w:eastAsia="Times New Roman" w:hAnsi="Copperplate"/>
                <w:color w:val="000000"/>
                <w:sz w:val="20"/>
                <w:szCs w:val="20"/>
              </w:rPr>
              <w:t>Sign-in Sheet [Digital]</w:t>
            </w:r>
          </w:p>
        </w:tc>
        <w:tc>
          <w:tcPr>
            <w:tcW w:w="1290" w:type="dxa"/>
            <w:tcBorders>
              <w:top w:val="nil"/>
              <w:left w:val="nil"/>
              <w:bottom w:val="single" w:sz="8" w:space="0" w:color="FF0000"/>
              <w:right w:val="single" w:sz="4" w:space="0" w:color="auto"/>
            </w:tcBorders>
            <w:shd w:val="clear" w:color="auto" w:fill="auto"/>
            <w:noWrap/>
            <w:vAlign w:val="bottom"/>
            <w:hideMark/>
          </w:tcPr>
          <w:p w14:paraId="2F04C988"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w:t>
            </w:r>
          </w:p>
        </w:tc>
        <w:tc>
          <w:tcPr>
            <w:tcW w:w="1431" w:type="dxa"/>
            <w:tcBorders>
              <w:top w:val="nil"/>
              <w:left w:val="nil"/>
              <w:bottom w:val="single" w:sz="8" w:space="0" w:color="FF0000"/>
              <w:right w:val="single" w:sz="4" w:space="0" w:color="auto"/>
            </w:tcBorders>
            <w:shd w:val="clear" w:color="auto" w:fill="auto"/>
            <w:noWrap/>
            <w:vAlign w:val="bottom"/>
            <w:hideMark/>
          </w:tcPr>
          <w:p w14:paraId="65B42EA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i</w:t>
            </w:r>
          </w:p>
        </w:tc>
        <w:tc>
          <w:tcPr>
            <w:tcW w:w="1187" w:type="dxa"/>
            <w:tcBorders>
              <w:top w:val="nil"/>
              <w:left w:val="nil"/>
              <w:bottom w:val="single" w:sz="8" w:space="0" w:color="FF0000"/>
              <w:right w:val="single" w:sz="8" w:space="0" w:color="FF0000"/>
            </w:tcBorders>
            <w:shd w:val="clear" w:color="auto" w:fill="auto"/>
            <w:noWrap/>
            <w:vAlign w:val="bottom"/>
            <w:hideMark/>
          </w:tcPr>
          <w:p w14:paraId="4C6E00F3" w14:textId="77777777" w:rsidR="001F2D3B" w:rsidRDefault="001F2D3B" w:rsidP="001F2D3B">
            <w:pPr>
              <w:jc w:val="center"/>
              <w:rPr>
                <w:rFonts w:ascii="Calibri" w:eastAsia="Times New Roman" w:hAnsi="Calibri"/>
                <w:color w:val="000000"/>
              </w:rPr>
            </w:pPr>
            <w:r>
              <w:rPr>
                <w:rFonts w:ascii="Calibri" w:eastAsia="Times New Roman" w:hAnsi="Calibri"/>
                <w:color w:val="000000"/>
              </w:rPr>
              <w:t>NA</w:t>
            </w:r>
          </w:p>
        </w:tc>
      </w:tr>
    </w:tbl>
    <w:p w14:paraId="462AE1DA" w14:textId="77777777" w:rsidR="001F2D3B" w:rsidRPr="000E3375" w:rsidRDefault="001F2D3B" w:rsidP="001F2D3B">
      <w:pPr>
        <w:pStyle w:val="BodyText"/>
        <w:jc w:val="center"/>
      </w:pPr>
    </w:p>
    <w:p w14:paraId="6651C03D" w14:textId="77777777" w:rsidR="00DF4FCC" w:rsidRDefault="00DF4FCC" w:rsidP="00B854E1">
      <w:pPr>
        <w:rPr>
          <w:rFonts w:cs="Arial"/>
        </w:rPr>
      </w:pPr>
    </w:p>
    <w:p w14:paraId="2C44BBEB" w14:textId="59838183" w:rsidR="007E167E" w:rsidRPr="00B854E1" w:rsidRDefault="00444A6B" w:rsidP="00B854E1">
      <w:pPr>
        <w:rPr>
          <w:rFonts w:cs="Arial"/>
        </w:rPr>
      </w:pPr>
      <w:r w:rsidRPr="00B854E1">
        <w:rPr>
          <w:rFonts w:cs="Arial"/>
        </w:rPr>
        <w:t>ECs requiring Approvals vs No Approvals</w:t>
      </w:r>
    </w:p>
    <w:p w14:paraId="66529B5C" w14:textId="6584E95B" w:rsidR="002F5B68" w:rsidRDefault="002F5B68" w:rsidP="00D4704A">
      <w:pPr>
        <w:pStyle w:val="ListParagraph"/>
        <w:numPr>
          <w:ilvl w:val="0"/>
          <w:numId w:val="17"/>
        </w:numPr>
        <w:rPr>
          <w:rFonts w:cs="Arial"/>
        </w:rPr>
      </w:pPr>
      <w:r>
        <w:rPr>
          <w:rFonts w:cs="Arial"/>
        </w:rPr>
        <w:t>Event Config Approval Requirements</w:t>
      </w:r>
    </w:p>
    <w:p w14:paraId="0A1F1568" w14:textId="12143E02" w:rsidR="002F5B68" w:rsidRDefault="002F5B68" w:rsidP="00D4704A">
      <w:pPr>
        <w:pStyle w:val="ListParagraph"/>
        <w:numPr>
          <w:ilvl w:val="0"/>
          <w:numId w:val="17"/>
        </w:numPr>
        <w:rPr>
          <w:rFonts w:cs="Arial"/>
        </w:rPr>
      </w:pPr>
      <w:r>
        <w:rPr>
          <w:rFonts w:cs="Arial"/>
        </w:rPr>
        <w:t>Event History</w:t>
      </w:r>
    </w:p>
    <w:p w14:paraId="36F93934" w14:textId="45CE0427" w:rsidR="002F5B68" w:rsidRDefault="002F5B68" w:rsidP="00D4704A">
      <w:pPr>
        <w:pStyle w:val="ListParagraph"/>
        <w:numPr>
          <w:ilvl w:val="0"/>
          <w:numId w:val="17"/>
        </w:numPr>
        <w:rPr>
          <w:rFonts w:cs="Arial"/>
        </w:rPr>
      </w:pPr>
      <w:r>
        <w:rPr>
          <w:rFonts w:cs="Arial"/>
        </w:rPr>
        <w:t>Event Audit Fields?</w:t>
      </w:r>
    </w:p>
    <w:p w14:paraId="6167F702" w14:textId="6C1371CE" w:rsidR="002F1EB9" w:rsidRDefault="002F1EB9" w:rsidP="00D4704A">
      <w:pPr>
        <w:pStyle w:val="ListParagraph"/>
        <w:numPr>
          <w:ilvl w:val="0"/>
          <w:numId w:val="17"/>
        </w:numPr>
        <w:rPr>
          <w:rFonts w:cs="Arial"/>
        </w:rPr>
      </w:pPr>
      <w:r>
        <w:rPr>
          <w:rFonts w:cs="Arial"/>
        </w:rPr>
        <w:t>Special Roles – System Admin, Hierarchy</w:t>
      </w:r>
    </w:p>
    <w:p w14:paraId="1DE16CB1" w14:textId="77777777" w:rsidR="002F1EB9" w:rsidRPr="00D4704A" w:rsidRDefault="002F1EB9" w:rsidP="00D4704A">
      <w:pPr>
        <w:pStyle w:val="ListParagraph"/>
        <w:numPr>
          <w:ilvl w:val="0"/>
          <w:numId w:val="17"/>
        </w:numPr>
        <w:rPr>
          <w:rFonts w:cs="Arial"/>
        </w:rPr>
      </w:pPr>
    </w:p>
    <w:p w14:paraId="58866A5D" w14:textId="77777777" w:rsidR="007E167E" w:rsidRPr="00C63277" w:rsidRDefault="007E167E" w:rsidP="007E167E">
      <w:pPr>
        <w:rPr>
          <w:rFonts w:cs="Arial"/>
          <w:i/>
        </w:rPr>
      </w:pPr>
    </w:p>
    <w:p w14:paraId="1FAF2E1B" w14:textId="184ADF57" w:rsidR="006B1D21" w:rsidRDefault="003C5C5E" w:rsidP="006B1D21">
      <w:pPr>
        <w:pStyle w:val="Heading3"/>
        <w:rPr>
          <w:i w:val="0"/>
        </w:rPr>
      </w:pPr>
      <w:r>
        <w:rPr>
          <w:i w:val="0"/>
        </w:rPr>
        <w:t>Page Layouts</w:t>
      </w:r>
    </w:p>
    <w:p w14:paraId="61D2CAF1" w14:textId="0DA5E981" w:rsidR="00961C3D" w:rsidRDefault="00501040" w:rsidP="00961C3D">
      <w:pPr>
        <w:pStyle w:val="Heading3"/>
        <w:numPr>
          <w:ilvl w:val="1"/>
          <w:numId w:val="13"/>
        </w:numPr>
        <w:rPr>
          <w:i w:val="0"/>
        </w:rPr>
      </w:pPr>
      <w:r>
        <w:rPr>
          <w:i w:val="0"/>
        </w:rPr>
        <w:t xml:space="preserve">EM Budget and </w:t>
      </w:r>
      <w:r w:rsidR="00961C3D">
        <w:rPr>
          <w:i w:val="0"/>
        </w:rPr>
        <w:t>Activity Budgets</w:t>
      </w:r>
    </w:p>
    <w:p w14:paraId="6EC0738A" w14:textId="4873EC4E" w:rsidR="00961C3D" w:rsidRDefault="00961C3D" w:rsidP="00961C3D">
      <w:pPr>
        <w:pStyle w:val="Heading3"/>
        <w:numPr>
          <w:ilvl w:val="1"/>
          <w:numId w:val="13"/>
        </w:numPr>
        <w:rPr>
          <w:i w:val="0"/>
        </w:rPr>
      </w:pPr>
      <w:r>
        <w:rPr>
          <w:i w:val="0"/>
        </w:rPr>
        <w:t xml:space="preserve">Activity </w:t>
      </w:r>
      <w:r>
        <w:rPr>
          <w:i w:val="0"/>
        </w:rPr>
        <w:t>Materials</w:t>
      </w:r>
    </w:p>
    <w:p w14:paraId="3AF615E0" w14:textId="77777777" w:rsidR="00B854E1" w:rsidRDefault="00B854E1" w:rsidP="00B854E1">
      <w:pPr>
        <w:pStyle w:val="BodyText"/>
      </w:pPr>
    </w:p>
    <w:p w14:paraId="0DB206D3" w14:textId="35DFF6EE" w:rsidR="00B854E1" w:rsidRPr="003D23B6" w:rsidRDefault="00B854E1" w:rsidP="00B854E1">
      <w:pPr>
        <w:pStyle w:val="BodyText"/>
        <w:rPr>
          <w:b/>
        </w:rPr>
      </w:pPr>
      <w:r w:rsidRPr="003D23B6">
        <w:rPr>
          <w:b/>
        </w:rPr>
        <w:t>Impacts to Germany Build</w:t>
      </w:r>
    </w:p>
    <w:p w14:paraId="6C10E213" w14:textId="373B4F1B" w:rsidR="00B854E1" w:rsidRPr="003D23B6" w:rsidRDefault="00B854E1" w:rsidP="00B854E1">
      <w:pPr>
        <w:pStyle w:val="BodyText"/>
        <w:rPr>
          <w:b/>
        </w:rPr>
      </w:pPr>
      <w:r w:rsidRPr="003D23B6">
        <w:rPr>
          <w:b/>
        </w:rPr>
        <w:t>Permission sets</w:t>
      </w:r>
    </w:p>
    <w:p w14:paraId="7D40206B" w14:textId="78A45022" w:rsidR="007E167E" w:rsidRPr="00AC6FB0" w:rsidRDefault="00B205E6" w:rsidP="00AC6FB0">
      <w:pPr>
        <w:pStyle w:val="BodyText"/>
      </w:pPr>
      <w:r>
        <w:t>Page layouts with Fields</w:t>
      </w:r>
      <w:bookmarkStart w:id="13" w:name="_GoBack"/>
      <w:bookmarkEnd w:id="13"/>
    </w:p>
    <w:sectPr w:rsidR="007E167E" w:rsidRPr="00AC6FB0" w:rsidSect="00F147ED">
      <w:head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13E03" w14:textId="77777777" w:rsidR="006342E4" w:rsidRDefault="006342E4" w:rsidP="007E167E">
      <w:r>
        <w:separator/>
      </w:r>
    </w:p>
  </w:endnote>
  <w:endnote w:type="continuationSeparator" w:id="0">
    <w:p w14:paraId="1E07FAE6" w14:textId="77777777" w:rsidR="006342E4" w:rsidRDefault="006342E4" w:rsidP="007E1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pperplate">
    <w:panose1 w:val="02000504000000020004"/>
    <w:charset w:val="00"/>
    <w:family w:val="auto"/>
    <w:pitch w:val="variable"/>
    <w:sig w:usb0="80000067" w:usb1="00000000" w:usb2="00000000" w:usb3="00000000" w:csb0="00000111" w:csb1="00000000"/>
  </w:font>
  <w:font w:name="Calibri (Body)">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6A198" w14:textId="77777777" w:rsidR="006B7B6D" w:rsidRDefault="006B7B6D">
    <w:pPr>
      <w:pStyle w:val="Footer"/>
      <w:framePr w:wrap="around" w:vAnchor="text" w:hAnchor="margin" w:xAlign="center" w:y="1"/>
    </w:pPr>
    <w:r>
      <w:fldChar w:fldCharType="begin"/>
    </w:r>
    <w:r>
      <w:instrText xml:space="preserve">PAGE  </w:instrText>
    </w:r>
    <w:r>
      <w:fldChar w:fldCharType="separate"/>
    </w:r>
    <w:r>
      <w:rPr>
        <w:noProof/>
      </w:rPr>
      <w:t>vi</w:t>
    </w:r>
    <w:r>
      <w:fldChar w:fldCharType="end"/>
    </w:r>
  </w:p>
  <w:p w14:paraId="6B9207CD" w14:textId="77777777" w:rsidR="006B7B6D" w:rsidRDefault="006B7B6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F6032" w14:textId="77777777" w:rsidR="006B7B6D" w:rsidRDefault="006B7B6D">
    <w:pPr>
      <w:pStyle w:val="Footer"/>
      <w:framePr w:wrap="around" w:vAnchor="text" w:hAnchor="margin" w:xAlign="center" w:y="1"/>
    </w:pPr>
    <w:r>
      <w:fldChar w:fldCharType="begin"/>
    </w:r>
    <w:r>
      <w:instrText xml:space="preserve">PAGE  </w:instrText>
    </w:r>
    <w:r>
      <w:fldChar w:fldCharType="separate"/>
    </w:r>
    <w:r w:rsidR="00AC6FB0">
      <w:rPr>
        <w:noProof/>
      </w:rPr>
      <w:t>13</w:t>
    </w:r>
    <w:r>
      <w:fldChar w:fldCharType="end"/>
    </w:r>
  </w:p>
  <w:p w14:paraId="692E838A" w14:textId="38794423" w:rsidR="00317F39" w:rsidRDefault="00317F39">
    <w:pPr>
      <w:pStyle w:val="Footer"/>
    </w:pPr>
    <w:r>
      <w:t>Bristol-Myers Squibb</w:t>
    </w:r>
  </w:p>
  <w:p w14:paraId="2BC36F3F" w14:textId="77777777" w:rsidR="006B7B6D" w:rsidRDefault="006B7B6D">
    <w:pPr>
      <w:pStyle w:val="Footer"/>
    </w:pPr>
    <w:r>
      <w:t>Confidential Information</w:t>
    </w:r>
    <w:r>
      <w:tab/>
    </w:r>
    <w:r>
      <w:tab/>
    </w:r>
    <w:r>
      <w:fldChar w:fldCharType="begin"/>
    </w:r>
    <w:r>
      <w:instrText xml:space="preserve"> COMMENTS  \* MERGEFORMAT </w:instrText>
    </w:r>
    <w:r>
      <w:fldChar w:fldCharType="end"/>
    </w:r>
    <w:bookmarkStart w:id="7" w:name="_Hlt49323954"/>
    <w:bookmarkEnd w:id="7"/>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12C72" w14:textId="77777777" w:rsidR="006342E4" w:rsidRDefault="006342E4" w:rsidP="007E167E">
      <w:r>
        <w:separator/>
      </w:r>
    </w:p>
  </w:footnote>
  <w:footnote w:type="continuationSeparator" w:id="0">
    <w:p w14:paraId="32272FB1" w14:textId="77777777" w:rsidR="006342E4" w:rsidRDefault="006342E4" w:rsidP="007E16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09" w:type="pct"/>
      <w:tblBorders>
        <w:bottom w:val="single" w:sz="12" w:space="0" w:color="auto"/>
      </w:tblBorders>
      <w:tblCellMar>
        <w:left w:w="40" w:type="dxa"/>
        <w:right w:w="40" w:type="dxa"/>
      </w:tblCellMar>
      <w:tblLook w:val="0000" w:firstRow="0" w:lastRow="0" w:firstColumn="0" w:lastColumn="0" w:noHBand="0" w:noVBand="0"/>
    </w:tblPr>
    <w:tblGrid>
      <w:gridCol w:w="3541"/>
      <w:gridCol w:w="6294"/>
    </w:tblGrid>
    <w:tr w:rsidR="006B7B6D" w:rsidRPr="00055716" w14:paraId="5C672400" w14:textId="77777777" w:rsidTr="006A696D">
      <w:trPr>
        <w:trHeight w:val="990"/>
      </w:trPr>
      <w:tc>
        <w:tcPr>
          <w:tcW w:w="1800" w:type="pct"/>
          <w:vAlign w:val="bottom"/>
        </w:tcPr>
        <w:p w14:paraId="5FFAB880" w14:textId="77777777" w:rsidR="006B7B6D" w:rsidRPr="00055716" w:rsidRDefault="006B7B6D" w:rsidP="006A696D">
          <w:pPr>
            <w:tabs>
              <w:tab w:val="left" w:pos="4428"/>
              <w:tab w:val="left" w:pos="8748"/>
            </w:tabs>
            <w:ind w:right="436"/>
            <w:rPr>
              <w:rFonts w:ascii="Arial" w:hAnsi="Arial" w:cs="Arial"/>
              <w:b/>
              <w:color w:val="000000"/>
              <w:sz w:val="20"/>
            </w:rPr>
          </w:pPr>
          <w:r>
            <w:rPr>
              <w:rFonts w:ascii="Arial" w:hAnsi="Arial" w:cs="Arial"/>
              <w:b/>
              <w:color w:val="000000"/>
              <w:sz w:val="20"/>
            </w:rPr>
            <w:t>Veeva Events Management – 4.0</w:t>
          </w:r>
        </w:p>
      </w:tc>
      <w:tc>
        <w:tcPr>
          <w:tcW w:w="3200" w:type="pct"/>
          <w:vAlign w:val="bottom"/>
        </w:tcPr>
        <w:p w14:paraId="3084EB6E" w14:textId="77777777" w:rsidR="006B7B6D" w:rsidRPr="00055716" w:rsidRDefault="006B7B6D" w:rsidP="006A696D">
          <w:pPr>
            <w:tabs>
              <w:tab w:val="left" w:pos="4428"/>
              <w:tab w:val="left" w:pos="8748"/>
            </w:tabs>
            <w:jc w:val="right"/>
            <w:rPr>
              <w:rFonts w:ascii="Arial" w:hAnsi="Arial" w:cs="Arial"/>
              <w:b/>
              <w:color w:val="000000"/>
              <w:sz w:val="20"/>
            </w:rPr>
          </w:pPr>
          <w:r>
            <w:rPr>
              <w:rFonts w:ascii="Arial" w:hAnsi="Arial" w:cs="Arial"/>
              <w:b/>
              <w:color w:val="000000"/>
              <w:sz w:val="20"/>
            </w:rPr>
            <w:t>Functional and Technical Design</w:t>
          </w:r>
        </w:p>
        <w:p w14:paraId="7648A822" w14:textId="77777777" w:rsidR="006B7B6D" w:rsidRPr="00055716" w:rsidRDefault="006B7B6D" w:rsidP="006A696D">
          <w:pPr>
            <w:tabs>
              <w:tab w:val="left" w:pos="4428"/>
              <w:tab w:val="left" w:pos="6214"/>
              <w:tab w:val="left" w:pos="8748"/>
            </w:tabs>
            <w:jc w:val="right"/>
            <w:rPr>
              <w:rFonts w:ascii="Arial" w:hAnsi="Arial" w:cs="Arial"/>
              <w:b/>
              <w:color w:val="000000"/>
              <w:sz w:val="20"/>
            </w:rPr>
          </w:pPr>
          <w:r>
            <w:rPr>
              <w:rFonts w:ascii="Arial" w:hAnsi="Arial" w:cs="Arial"/>
              <w:b/>
              <w:color w:val="000000"/>
              <w:sz w:val="20"/>
            </w:rPr>
            <w:t>Document Version: 4.0</w:t>
          </w:r>
        </w:p>
      </w:tc>
    </w:tr>
  </w:tbl>
  <w:p w14:paraId="7BDCF361" w14:textId="77777777" w:rsidR="006B7B6D" w:rsidRDefault="006B7B6D">
    <w:pPr>
      <w:pStyle w:val="Header"/>
    </w:pPr>
    <w:r>
      <w:tab/>
    </w:r>
    <w:r>
      <w:tab/>
    </w:r>
    <w:r>
      <w:fldChar w:fldCharType="begin"/>
    </w:r>
    <w:r>
      <w:instrText xml:space="preserve">subject </w:instrTex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09" w:type="pct"/>
      <w:tblBorders>
        <w:bottom w:val="single" w:sz="12" w:space="0" w:color="auto"/>
      </w:tblBorders>
      <w:tblCellMar>
        <w:left w:w="40" w:type="dxa"/>
        <w:right w:w="40" w:type="dxa"/>
      </w:tblCellMar>
      <w:tblLook w:val="0000" w:firstRow="0" w:lastRow="0" w:firstColumn="0" w:lastColumn="0" w:noHBand="0" w:noVBand="0"/>
    </w:tblPr>
    <w:tblGrid>
      <w:gridCol w:w="3541"/>
      <w:gridCol w:w="6294"/>
    </w:tblGrid>
    <w:tr w:rsidR="006B7B6D" w:rsidRPr="00055716" w14:paraId="54445DBA" w14:textId="77777777" w:rsidTr="00E02CDC">
      <w:trPr>
        <w:trHeight w:val="990"/>
      </w:trPr>
      <w:tc>
        <w:tcPr>
          <w:tcW w:w="1800" w:type="pct"/>
          <w:vAlign w:val="bottom"/>
        </w:tcPr>
        <w:p w14:paraId="32DD1135" w14:textId="4D864014" w:rsidR="006B7B6D" w:rsidRPr="00055716" w:rsidRDefault="006B7B6D" w:rsidP="00E02CDC">
          <w:pPr>
            <w:tabs>
              <w:tab w:val="left" w:pos="4428"/>
              <w:tab w:val="left" w:pos="8748"/>
            </w:tabs>
            <w:ind w:right="436"/>
            <w:rPr>
              <w:rFonts w:ascii="Arial" w:hAnsi="Arial" w:cs="Arial"/>
              <w:b/>
              <w:color w:val="000000"/>
              <w:sz w:val="20"/>
            </w:rPr>
          </w:pPr>
          <w:r>
            <w:rPr>
              <w:rFonts w:ascii="Arial" w:hAnsi="Arial" w:cs="Arial"/>
              <w:b/>
              <w:color w:val="000000"/>
              <w:sz w:val="20"/>
            </w:rPr>
            <w:t xml:space="preserve">Veeva </w:t>
          </w:r>
          <w:r w:rsidR="00E02CDC">
            <w:rPr>
              <w:rFonts w:ascii="Arial" w:hAnsi="Arial" w:cs="Arial"/>
              <w:b/>
              <w:color w:val="000000"/>
              <w:sz w:val="20"/>
            </w:rPr>
            <w:t>EM Simplification</w:t>
          </w:r>
          <w:del w:id="8" w:author="Sarah Westmoreland" w:date="2016-07-11T15:54:00Z">
            <w:r w:rsidDel="00A638BF">
              <w:rPr>
                <w:rFonts w:ascii="Arial" w:hAnsi="Arial" w:cs="Arial"/>
                <w:b/>
                <w:color w:val="000000"/>
                <w:sz w:val="20"/>
              </w:rPr>
              <w:delText>0</w:delText>
            </w:r>
          </w:del>
        </w:p>
      </w:tc>
      <w:tc>
        <w:tcPr>
          <w:tcW w:w="3200" w:type="pct"/>
          <w:vAlign w:val="bottom"/>
        </w:tcPr>
        <w:p w14:paraId="65E9EA61" w14:textId="77777777" w:rsidR="006B7B6D" w:rsidRPr="00055716" w:rsidRDefault="006B7B6D" w:rsidP="006A696D">
          <w:pPr>
            <w:tabs>
              <w:tab w:val="left" w:pos="4428"/>
              <w:tab w:val="left" w:pos="8748"/>
            </w:tabs>
            <w:jc w:val="right"/>
            <w:rPr>
              <w:rFonts w:ascii="Arial" w:hAnsi="Arial" w:cs="Arial"/>
              <w:b/>
              <w:color w:val="000000"/>
              <w:sz w:val="20"/>
            </w:rPr>
          </w:pPr>
          <w:r>
            <w:rPr>
              <w:rFonts w:ascii="Arial" w:hAnsi="Arial" w:cs="Arial"/>
              <w:b/>
              <w:color w:val="000000"/>
              <w:sz w:val="20"/>
            </w:rPr>
            <w:t>Functional and Technical Design</w:t>
          </w:r>
        </w:p>
        <w:p w14:paraId="59D17A0E" w14:textId="409CE1B9" w:rsidR="006B7B6D" w:rsidRPr="00055716" w:rsidRDefault="00E02CDC" w:rsidP="007E70AE">
          <w:pPr>
            <w:tabs>
              <w:tab w:val="left" w:pos="4428"/>
              <w:tab w:val="left" w:pos="6214"/>
              <w:tab w:val="left" w:pos="8748"/>
            </w:tabs>
            <w:jc w:val="right"/>
            <w:rPr>
              <w:rFonts w:ascii="Arial" w:hAnsi="Arial" w:cs="Arial"/>
              <w:b/>
              <w:color w:val="000000"/>
              <w:sz w:val="20"/>
            </w:rPr>
          </w:pPr>
          <w:r>
            <w:rPr>
              <w:rFonts w:ascii="Arial" w:hAnsi="Arial" w:cs="Arial"/>
              <w:b/>
              <w:color w:val="000000"/>
              <w:sz w:val="20"/>
            </w:rPr>
            <w:t>Document Version: X.Y</w:t>
          </w:r>
          <w:del w:id="9" w:author="Sarah Westmoreland" w:date="2016-07-11T15:54:00Z">
            <w:r w:rsidR="006B7B6D" w:rsidDel="00A638BF">
              <w:rPr>
                <w:rFonts w:ascii="Arial" w:hAnsi="Arial" w:cs="Arial"/>
                <w:b/>
                <w:color w:val="000000"/>
                <w:sz w:val="20"/>
              </w:rPr>
              <w:delText>0</w:delText>
            </w:r>
          </w:del>
        </w:p>
      </w:tc>
    </w:tr>
  </w:tbl>
  <w:p w14:paraId="5DCC7EF6" w14:textId="210094D3" w:rsidR="006B7B6D" w:rsidRDefault="006B7B6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09" w:type="pct"/>
      <w:tblBorders>
        <w:bottom w:val="single" w:sz="12" w:space="0" w:color="auto"/>
      </w:tblBorders>
      <w:tblCellMar>
        <w:left w:w="40" w:type="dxa"/>
        <w:right w:w="40" w:type="dxa"/>
      </w:tblCellMar>
      <w:tblLook w:val="0000" w:firstRow="0" w:lastRow="0" w:firstColumn="0" w:lastColumn="0" w:noHBand="0" w:noVBand="0"/>
    </w:tblPr>
    <w:tblGrid>
      <w:gridCol w:w="3270"/>
      <w:gridCol w:w="5814"/>
    </w:tblGrid>
    <w:tr w:rsidR="006B7B6D" w:rsidRPr="00055716" w14:paraId="0D18503C" w14:textId="77777777" w:rsidTr="006A696D">
      <w:trPr>
        <w:trHeight w:val="990"/>
      </w:trPr>
      <w:tc>
        <w:tcPr>
          <w:tcW w:w="1800" w:type="pct"/>
          <w:vAlign w:val="bottom"/>
        </w:tcPr>
        <w:p w14:paraId="7A5DD08E" w14:textId="632481BC" w:rsidR="006B7B6D" w:rsidRPr="00055716" w:rsidRDefault="006B7B6D" w:rsidP="006A696D">
          <w:pPr>
            <w:tabs>
              <w:tab w:val="left" w:pos="4428"/>
              <w:tab w:val="left" w:pos="8748"/>
            </w:tabs>
            <w:ind w:right="436"/>
            <w:rPr>
              <w:rFonts w:ascii="Arial" w:hAnsi="Arial" w:cs="Arial"/>
              <w:b/>
              <w:color w:val="000000"/>
              <w:sz w:val="20"/>
            </w:rPr>
          </w:pPr>
          <w:r>
            <w:rPr>
              <w:rFonts w:ascii="Arial" w:hAnsi="Arial" w:cs="Arial"/>
              <w:b/>
              <w:color w:val="000000"/>
              <w:sz w:val="20"/>
            </w:rPr>
            <w:t>Veeva Events Management – 5.8</w:t>
          </w:r>
          <w:del w:id="14" w:author="Sarah Westmoreland" w:date="2016-07-11T15:54:00Z">
            <w:r w:rsidDel="00A638BF">
              <w:rPr>
                <w:rFonts w:ascii="Arial" w:hAnsi="Arial" w:cs="Arial"/>
                <w:b/>
                <w:color w:val="000000"/>
                <w:sz w:val="20"/>
              </w:rPr>
              <w:delText>0</w:delText>
            </w:r>
          </w:del>
        </w:p>
      </w:tc>
      <w:tc>
        <w:tcPr>
          <w:tcW w:w="3200" w:type="pct"/>
          <w:vAlign w:val="bottom"/>
        </w:tcPr>
        <w:p w14:paraId="7C16CFB1" w14:textId="77777777" w:rsidR="006B7B6D" w:rsidRPr="00055716" w:rsidRDefault="006B7B6D" w:rsidP="006A696D">
          <w:pPr>
            <w:tabs>
              <w:tab w:val="left" w:pos="4428"/>
              <w:tab w:val="left" w:pos="8748"/>
            </w:tabs>
            <w:jc w:val="right"/>
            <w:rPr>
              <w:rFonts w:ascii="Arial" w:hAnsi="Arial" w:cs="Arial"/>
              <w:b/>
              <w:color w:val="000000"/>
              <w:sz w:val="20"/>
            </w:rPr>
          </w:pPr>
          <w:r>
            <w:rPr>
              <w:rFonts w:ascii="Arial" w:hAnsi="Arial" w:cs="Arial"/>
              <w:b/>
              <w:color w:val="000000"/>
              <w:sz w:val="20"/>
            </w:rPr>
            <w:t>Functional and Technical Design</w:t>
          </w:r>
        </w:p>
        <w:p w14:paraId="122AC01A" w14:textId="1EB44E7C" w:rsidR="006B7B6D" w:rsidRPr="00055716" w:rsidRDefault="006B7B6D" w:rsidP="007E70AE">
          <w:pPr>
            <w:tabs>
              <w:tab w:val="left" w:pos="4428"/>
              <w:tab w:val="left" w:pos="6214"/>
              <w:tab w:val="left" w:pos="8748"/>
            </w:tabs>
            <w:jc w:val="right"/>
            <w:rPr>
              <w:rFonts w:ascii="Arial" w:hAnsi="Arial" w:cs="Arial"/>
              <w:b/>
              <w:color w:val="000000"/>
              <w:sz w:val="20"/>
            </w:rPr>
          </w:pPr>
          <w:r>
            <w:rPr>
              <w:rFonts w:ascii="Arial" w:hAnsi="Arial" w:cs="Arial"/>
              <w:b/>
              <w:color w:val="000000"/>
              <w:sz w:val="20"/>
            </w:rPr>
            <w:t>Document Version: 5.8</w:t>
          </w:r>
          <w:del w:id="15" w:author="Sarah Westmoreland" w:date="2016-07-11T15:54:00Z">
            <w:r w:rsidDel="00A638BF">
              <w:rPr>
                <w:rFonts w:ascii="Arial" w:hAnsi="Arial" w:cs="Arial"/>
                <w:b/>
                <w:color w:val="000000"/>
                <w:sz w:val="20"/>
              </w:rPr>
              <w:delText>0</w:delText>
            </w:r>
          </w:del>
        </w:p>
      </w:tc>
    </w:tr>
  </w:tbl>
  <w:p w14:paraId="6016E7CB" w14:textId="77777777" w:rsidR="006B7B6D" w:rsidRDefault="006B7B6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B30E8DE"/>
    <w:lvl w:ilvl="0">
      <w:start w:val="1"/>
      <w:numFmt w:val="decimal"/>
      <w:pStyle w:val="Heading3"/>
      <w:lvlText w:val="%1"/>
      <w:lvlJc w:val="left"/>
      <w:pPr>
        <w:ind w:left="540" w:hanging="360"/>
      </w:pPr>
      <w:rPr>
        <w:rFonts w:hint="default"/>
        <w:b/>
        <w:color w:val="auto"/>
        <w:u w:val="none"/>
      </w:rPr>
    </w:lvl>
    <w:lvl w:ilvl="1">
      <w:start w:val="1"/>
      <w:numFmt w:val="decimal"/>
      <w:lvlText w:val="%1.%2"/>
      <w:lvlJc w:val="left"/>
      <w:pPr>
        <w:tabs>
          <w:tab w:val="num" w:pos="270"/>
        </w:tabs>
        <w:ind w:left="270" w:firstLine="0"/>
      </w:pPr>
      <w:rPr>
        <w:rFonts w:hint="default"/>
      </w:rPr>
    </w:lvl>
    <w:lvl w:ilvl="2">
      <w:start w:val="1"/>
      <w:numFmt w:val="decimal"/>
      <w:lvlText w:val="%1.%2.%3"/>
      <w:lvlJc w:val="left"/>
      <w:pPr>
        <w:tabs>
          <w:tab w:val="num" w:pos="450"/>
        </w:tabs>
        <w:ind w:left="45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color w:val="00000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none"/>
      <w:pStyle w:val="Heading7"/>
      <w:suff w:val="space"/>
      <w:lvlText w:val="Appendix A"/>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nsid w:val="04C23CB4"/>
    <w:multiLevelType w:val="hybridMultilevel"/>
    <w:tmpl w:val="E796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312E9"/>
    <w:multiLevelType w:val="hybridMultilevel"/>
    <w:tmpl w:val="E5AA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154D7"/>
    <w:multiLevelType w:val="hybridMultilevel"/>
    <w:tmpl w:val="EEBC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A45F4B"/>
    <w:multiLevelType w:val="hybridMultilevel"/>
    <w:tmpl w:val="B19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9127F4"/>
    <w:multiLevelType w:val="hybridMultilevel"/>
    <w:tmpl w:val="D43E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7554E2"/>
    <w:multiLevelType w:val="hybridMultilevel"/>
    <w:tmpl w:val="74A4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B84B5D"/>
    <w:multiLevelType w:val="hybridMultilevel"/>
    <w:tmpl w:val="D9AE9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C13DCD"/>
    <w:multiLevelType w:val="hybridMultilevel"/>
    <w:tmpl w:val="529C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936A25"/>
    <w:multiLevelType w:val="hybridMultilevel"/>
    <w:tmpl w:val="B2E6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A81676"/>
    <w:multiLevelType w:val="hybridMultilevel"/>
    <w:tmpl w:val="D794E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D559E0"/>
    <w:multiLevelType w:val="hybridMultilevel"/>
    <w:tmpl w:val="7E7C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0E73CD"/>
    <w:multiLevelType w:val="hybridMultilevel"/>
    <w:tmpl w:val="8534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D05EAF"/>
    <w:multiLevelType w:val="hybridMultilevel"/>
    <w:tmpl w:val="70C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9"/>
  </w:num>
  <w:num w:numId="5">
    <w:abstractNumId w:val="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4"/>
  </w:num>
  <w:num w:numId="9">
    <w:abstractNumId w:val="8"/>
  </w:num>
  <w:num w:numId="10">
    <w:abstractNumId w:val="1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lvlOverride w:ilvl="7">
      <w:startOverride w:val="1"/>
    </w:lvlOverride>
    <w:lvlOverride w:ilvl="8">
      <w:startOverride w:val="1"/>
    </w:lvlOverride>
  </w:num>
  <w:num w:numId="13">
    <w:abstractNumId w:val="0"/>
  </w:num>
  <w:num w:numId="14">
    <w:abstractNumId w:val="3"/>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3"/>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1"/>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72B"/>
    <w:rsid w:val="00006204"/>
    <w:rsid w:val="00015FE6"/>
    <w:rsid w:val="00020309"/>
    <w:rsid w:val="00021F65"/>
    <w:rsid w:val="00030F63"/>
    <w:rsid w:val="00041855"/>
    <w:rsid w:val="00045585"/>
    <w:rsid w:val="00046706"/>
    <w:rsid w:val="00053695"/>
    <w:rsid w:val="00054357"/>
    <w:rsid w:val="00057781"/>
    <w:rsid w:val="00060391"/>
    <w:rsid w:val="0006636D"/>
    <w:rsid w:val="00073798"/>
    <w:rsid w:val="0007415B"/>
    <w:rsid w:val="000824B5"/>
    <w:rsid w:val="00084047"/>
    <w:rsid w:val="00086618"/>
    <w:rsid w:val="000908E7"/>
    <w:rsid w:val="000A019E"/>
    <w:rsid w:val="000A3865"/>
    <w:rsid w:val="000A54FC"/>
    <w:rsid w:val="000A5AB0"/>
    <w:rsid w:val="000B0F23"/>
    <w:rsid w:val="000C7C2B"/>
    <w:rsid w:val="000D1105"/>
    <w:rsid w:val="000E03B4"/>
    <w:rsid w:val="000E3375"/>
    <w:rsid w:val="000F40AA"/>
    <w:rsid w:val="000F7EE8"/>
    <w:rsid w:val="0010097B"/>
    <w:rsid w:val="00102786"/>
    <w:rsid w:val="00111674"/>
    <w:rsid w:val="00125AA9"/>
    <w:rsid w:val="00125CDA"/>
    <w:rsid w:val="0015620D"/>
    <w:rsid w:val="001600ED"/>
    <w:rsid w:val="0017445B"/>
    <w:rsid w:val="001901D7"/>
    <w:rsid w:val="001B572D"/>
    <w:rsid w:val="001D0550"/>
    <w:rsid w:val="001D1CED"/>
    <w:rsid w:val="001D4AD9"/>
    <w:rsid w:val="001E1437"/>
    <w:rsid w:val="001E1675"/>
    <w:rsid w:val="001F2184"/>
    <w:rsid w:val="001F2D3B"/>
    <w:rsid w:val="00201979"/>
    <w:rsid w:val="00216928"/>
    <w:rsid w:val="00217DEA"/>
    <w:rsid w:val="00232C4B"/>
    <w:rsid w:val="00234401"/>
    <w:rsid w:val="00234D29"/>
    <w:rsid w:val="002439C3"/>
    <w:rsid w:val="002816FF"/>
    <w:rsid w:val="002910BE"/>
    <w:rsid w:val="0029490A"/>
    <w:rsid w:val="002A1F45"/>
    <w:rsid w:val="002B7C6B"/>
    <w:rsid w:val="002C5DCB"/>
    <w:rsid w:val="002F1EB9"/>
    <w:rsid w:val="002F5A1F"/>
    <w:rsid w:val="002F5B68"/>
    <w:rsid w:val="003169FA"/>
    <w:rsid w:val="00317F39"/>
    <w:rsid w:val="00322A01"/>
    <w:rsid w:val="00325832"/>
    <w:rsid w:val="00331E1E"/>
    <w:rsid w:val="00335617"/>
    <w:rsid w:val="0034108C"/>
    <w:rsid w:val="00345F0B"/>
    <w:rsid w:val="00352962"/>
    <w:rsid w:val="00352CF9"/>
    <w:rsid w:val="003545B4"/>
    <w:rsid w:val="0036013E"/>
    <w:rsid w:val="00362EF2"/>
    <w:rsid w:val="00364DFD"/>
    <w:rsid w:val="00366DBA"/>
    <w:rsid w:val="003679D0"/>
    <w:rsid w:val="00372270"/>
    <w:rsid w:val="0038205E"/>
    <w:rsid w:val="00386E80"/>
    <w:rsid w:val="003A1EAE"/>
    <w:rsid w:val="003C5C5E"/>
    <w:rsid w:val="003D174D"/>
    <w:rsid w:val="003D23B6"/>
    <w:rsid w:val="003D3F22"/>
    <w:rsid w:val="003D54A9"/>
    <w:rsid w:val="003E4005"/>
    <w:rsid w:val="003F3C33"/>
    <w:rsid w:val="0040074F"/>
    <w:rsid w:val="0040232B"/>
    <w:rsid w:val="00402D79"/>
    <w:rsid w:val="00412345"/>
    <w:rsid w:val="00443C72"/>
    <w:rsid w:val="004441EC"/>
    <w:rsid w:val="00444A6B"/>
    <w:rsid w:val="00456DD9"/>
    <w:rsid w:val="00460FF7"/>
    <w:rsid w:val="00464A51"/>
    <w:rsid w:val="004726C9"/>
    <w:rsid w:val="00475775"/>
    <w:rsid w:val="00483787"/>
    <w:rsid w:val="004933C7"/>
    <w:rsid w:val="00495CBB"/>
    <w:rsid w:val="004A3261"/>
    <w:rsid w:val="004B0371"/>
    <w:rsid w:val="004B4698"/>
    <w:rsid w:val="004C57B2"/>
    <w:rsid w:val="004D704F"/>
    <w:rsid w:val="004D7A59"/>
    <w:rsid w:val="004E0DB1"/>
    <w:rsid w:val="00501040"/>
    <w:rsid w:val="0050380E"/>
    <w:rsid w:val="0050504B"/>
    <w:rsid w:val="00520177"/>
    <w:rsid w:val="005231FC"/>
    <w:rsid w:val="005324DA"/>
    <w:rsid w:val="0053414C"/>
    <w:rsid w:val="005365F9"/>
    <w:rsid w:val="00537DED"/>
    <w:rsid w:val="00551169"/>
    <w:rsid w:val="00557838"/>
    <w:rsid w:val="00565054"/>
    <w:rsid w:val="005700F0"/>
    <w:rsid w:val="0057239F"/>
    <w:rsid w:val="00576B80"/>
    <w:rsid w:val="005851F7"/>
    <w:rsid w:val="005A4B16"/>
    <w:rsid w:val="005A510F"/>
    <w:rsid w:val="005B01C0"/>
    <w:rsid w:val="005C3437"/>
    <w:rsid w:val="005D648F"/>
    <w:rsid w:val="005E636D"/>
    <w:rsid w:val="005E7187"/>
    <w:rsid w:val="005F3DA2"/>
    <w:rsid w:val="00600870"/>
    <w:rsid w:val="00602FE1"/>
    <w:rsid w:val="006120B7"/>
    <w:rsid w:val="0061610E"/>
    <w:rsid w:val="00624C8D"/>
    <w:rsid w:val="006342E4"/>
    <w:rsid w:val="006531B5"/>
    <w:rsid w:val="00654EBB"/>
    <w:rsid w:val="00662C02"/>
    <w:rsid w:val="00667D71"/>
    <w:rsid w:val="00682124"/>
    <w:rsid w:val="00682BC6"/>
    <w:rsid w:val="0069772B"/>
    <w:rsid w:val="006A0C2B"/>
    <w:rsid w:val="006A61EA"/>
    <w:rsid w:val="006A6645"/>
    <w:rsid w:val="006A696D"/>
    <w:rsid w:val="006B1D21"/>
    <w:rsid w:val="006B7B6D"/>
    <w:rsid w:val="006C5C85"/>
    <w:rsid w:val="006F2A62"/>
    <w:rsid w:val="006F2D08"/>
    <w:rsid w:val="007029CF"/>
    <w:rsid w:val="0070390E"/>
    <w:rsid w:val="0071185F"/>
    <w:rsid w:val="00734A0B"/>
    <w:rsid w:val="00740600"/>
    <w:rsid w:val="007407B7"/>
    <w:rsid w:val="00741861"/>
    <w:rsid w:val="00745385"/>
    <w:rsid w:val="007651F9"/>
    <w:rsid w:val="00765E0C"/>
    <w:rsid w:val="00771573"/>
    <w:rsid w:val="007743AF"/>
    <w:rsid w:val="00782C79"/>
    <w:rsid w:val="00783FC5"/>
    <w:rsid w:val="007A36CC"/>
    <w:rsid w:val="007A5473"/>
    <w:rsid w:val="007A6BF1"/>
    <w:rsid w:val="007C6D69"/>
    <w:rsid w:val="007D2987"/>
    <w:rsid w:val="007D3E1F"/>
    <w:rsid w:val="007E167E"/>
    <w:rsid w:val="007E2329"/>
    <w:rsid w:val="007E70AE"/>
    <w:rsid w:val="007E7A67"/>
    <w:rsid w:val="007F6B46"/>
    <w:rsid w:val="0081047A"/>
    <w:rsid w:val="00811993"/>
    <w:rsid w:val="008265DA"/>
    <w:rsid w:val="008272DA"/>
    <w:rsid w:val="00835A00"/>
    <w:rsid w:val="008465A3"/>
    <w:rsid w:val="008476E5"/>
    <w:rsid w:val="008518AC"/>
    <w:rsid w:val="008713B7"/>
    <w:rsid w:val="00875DCA"/>
    <w:rsid w:val="008810DD"/>
    <w:rsid w:val="00884E27"/>
    <w:rsid w:val="00885671"/>
    <w:rsid w:val="00886850"/>
    <w:rsid w:val="00887231"/>
    <w:rsid w:val="00891A97"/>
    <w:rsid w:val="00895C82"/>
    <w:rsid w:val="008A6EDB"/>
    <w:rsid w:val="008B12A1"/>
    <w:rsid w:val="008B25FA"/>
    <w:rsid w:val="008B4DAE"/>
    <w:rsid w:val="008B5988"/>
    <w:rsid w:val="008B727C"/>
    <w:rsid w:val="008E27D9"/>
    <w:rsid w:val="008E4E35"/>
    <w:rsid w:val="008F009E"/>
    <w:rsid w:val="00903223"/>
    <w:rsid w:val="009102C1"/>
    <w:rsid w:val="00927DCC"/>
    <w:rsid w:val="00937C1A"/>
    <w:rsid w:val="00941301"/>
    <w:rsid w:val="00944328"/>
    <w:rsid w:val="00945768"/>
    <w:rsid w:val="00945B19"/>
    <w:rsid w:val="009470FE"/>
    <w:rsid w:val="009500C0"/>
    <w:rsid w:val="009604E1"/>
    <w:rsid w:val="00961C3D"/>
    <w:rsid w:val="00966947"/>
    <w:rsid w:val="00971DF4"/>
    <w:rsid w:val="009742AA"/>
    <w:rsid w:val="00981C6A"/>
    <w:rsid w:val="00993955"/>
    <w:rsid w:val="00997A0D"/>
    <w:rsid w:val="009A1B8C"/>
    <w:rsid w:val="009C3E7B"/>
    <w:rsid w:val="009C63B3"/>
    <w:rsid w:val="009D49D0"/>
    <w:rsid w:val="00A010BB"/>
    <w:rsid w:val="00A02892"/>
    <w:rsid w:val="00A03EDB"/>
    <w:rsid w:val="00A14BF4"/>
    <w:rsid w:val="00A1608A"/>
    <w:rsid w:val="00A257B8"/>
    <w:rsid w:val="00A41798"/>
    <w:rsid w:val="00A41BA8"/>
    <w:rsid w:val="00A43544"/>
    <w:rsid w:val="00A562FD"/>
    <w:rsid w:val="00A574D4"/>
    <w:rsid w:val="00A62680"/>
    <w:rsid w:val="00A638BF"/>
    <w:rsid w:val="00A67931"/>
    <w:rsid w:val="00A83961"/>
    <w:rsid w:val="00A90BED"/>
    <w:rsid w:val="00AB17BB"/>
    <w:rsid w:val="00AC1A9E"/>
    <w:rsid w:val="00AC49AE"/>
    <w:rsid w:val="00AC6FB0"/>
    <w:rsid w:val="00AD1F61"/>
    <w:rsid w:val="00AF3213"/>
    <w:rsid w:val="00AF36DB"/>
    <w:rsid w:val="00B1065E"/>
    <w:rsid w:val="00B109E0"/>
    <w:rsid w:val="00B11D74"/>
    <w:rsid w:val="00B205E6"/>
    <w:rsid w:val="00B362C0"/>
    <w:rsid w:val="00B42DA1"/>
    <w:rsid w:val="00B465CF"/>
    <w:rsid w:val="00B5193F"/>
    <w:rsid w:val="00B52C8C"/>
    <w:rsid w:val="00B66144"/>
    <w:rsid w:val="00B669CE"/>
    <w:rsid w:val="00B71D0B"/>
    <w:rsid w:val="00B72310"/>
    <w:rsid w:val="00B73296"/>
    <w:rsid w:val="00B814AA"/>
    <w:rsid w:val="00B854E1"/>
    <w:rsid w:val="00BA5922"/>
    <w:rsid w:val="00BC195C"/>
    <w:rsid w:val="00BC4BD9"/>
    <w:rsid w:val="00BD50FF"/>
    <w:rsid w:val="00BD515E"/>
    <w:rsid w:val="00BD69ED"/>
    <w:rsid w:val="00BE3BB2"/>
    <w:rsid w:val="00C00F10"/>
    <w:rsid w:val="00C060C4"/>
    <w:rsid w:val="00C32600"/>
    <w:rsid w:val="00C363AB"/>
    <w:rsid w:val="00C413FE"/>
    <w:rsid w:val="00C41AB4"/>
    <w:rsid w:val="00C42EB4"/>
    <w:rsid w:val="00C43790"/>
    <w:rsid w:val="00C55862"/>
    <w:rsid w:val="00C61672"/>
    <w:rsid w:val="00C63277"/>
    <w:rsid w:val="00C72C42"/>
    <w:rsid w:val="00C74180"/>
    <w:rsid w:val="00C77490"/>
    <w:rsid w:val="00CA7E0A"/>
    <w:rsid w:val="00CC46B3"/>
    <w:rsid w:val="00CC5C64"/>
    <w:rsid w:val="00CD1D49"/>
    <w:rsid w:val="00CE209F"/>
    <w:rsid w:val="00CF0D55"/>
    <w:rsid w:val="00CF2B4E"/>
    <w:rsid w:val="00CF78E1"/>
    <w:rsid w:val="00D1578C"/>
    <w:rsid w:val="00D2002D"/>
    <w:rsid w:val="00D24A3B"/>
    <w:rsid w:val="00D26A35"/>
    <w:rsid w:val="00D32F68"/>
    <w:rsid w:val="00D342E9"/>
    <w:rsid w:val="00D415F8"/>
    <w:rsid w:val="00D43658"/>
    <w:rsid w:val="00D4704A"/>
    <w:rsid w:val="00D56424"/>
    <w:rsid w:val="00D7143D"/>
    <w:rsid w:val="00D7488E"/>
    <w:rsid w:val="00D9282E"/>
    <w:rsid w:val="00D9553B"/>
    <w:rsid w:val="00DB0B9D"/>
    <w:rsid w:val="00DB279E"/>
    <w:rsid w:val="00DB6CFE"/>
    <w:rsid w:val="00DC2797"/>
    <w:rsid w:val="00DC35B0"/>
    <w:rsid w:val="00DC3A1A"/>
    <w:rsid w:val="00DD0C76"/>
    <w:rsid w:val="00DD15C6"/>
    <w:rsid w:val="00DE40BC"/>
    <w:rsid w:val="00DF1AE3"/>
    <w:rsid w:val="00DF4FCC"/>
    <w:rsid w:val="00DF5BB8"/>
    <w:rsid w:val="00E02CDC"/>
    <w:rsid w:val="00E0633B"/>
    <w:rsid w:val="00E078B6"/>
    <w:rsid w:val="00E1710D"/>
    <w:rsid w:val="00E24FF8"/>
    <w:rsid w:val="00E3396A"/>
    <w:rsid w:val="00E4002E"/>
    <w:rsid w:val="00E41513"/>
    <w:rsid w:val="00E42F62"/>
    <w:rsid w:val="00E4707E"/>
    <w:rsid w:val="00E87289"/>
    <w:rsid w:val="00E965F3"/>
    <w:rsid w:val="00EC3B6A"/>
    <w:rsid w:val="00EE32C2"/>
    <w:rsid w:val="00EE6954"/>
    <w:rsid w:val="00EE6FAD"/>
    <w:rsid w:val="00EF121D"/>
    <w:rsid w:val="00EF4AD3"/>
    <w:rsid w:val="00F036CE"/>
    <w:rsid w:val="00F06667"/>
    <w:rsid w:val="00F147ED"/>
    <w:rsid w:val="00F16343"/>
    <w:rsid w:val="00F1770D"/>
    <w:rsid w:val="00F20BA3"/>
    <w:rsid w:val="00F27EE5"/>
    <w:rsid w:val="00F3502B"/>
    <w:rsid w:val="00F43112"/>
    <w:rsid w:val="00F4520D"/>
    <w:rsid w:val="00F46402"/>
    <w:rsid w:val="00F46895"/>
    <w:rsid w:val="00F471CB"/>
    <w:rsid w:val="00F567BC"/>
    <w:rsid w:val="00F80580"/>
    <w:rsid w:val="00F84568"/>
    <w:rsid w:val="00F84DC0"/>
    <w:rsid w:val="00FA2777"/>
    <w:rsid w:val="00FA5B3C"/>
    <w:rsid w:val="00FA7A45"/>
    <w:rsid w:val="00FB044D"/>
    <w:rsid w:val="00FB7A7C"/>
    <w:rsid w:val="00FC73D8"/>
    <w:rsid w:val="00FD4440"/>
    <w:rsid w:val="00FD5E2B"/>
    <w:rsid w:val="00FE62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C62C5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375"/>
    <w:rPr>
      <w:rFonts w:ascii="Times New Roman" w:hAnsi="Times New Roman" w:cs="Times New Roman"/>
    </w:rPr>
  </w:style>
  <w:style w:type="paragraph" w:styleId="Heading1">
    <w:name w:val="heading 1"/>
    <w:basedOn w:val="Normal"/>
    <w:next w:val="Normal"/>
    <w:link w:val="Heading1Char"/>
    <w:uiPriority w:val="9"/>
    <w:qFormat/>
    <w:rsid w:val="00C413F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aliases w:val="x.x.x,Level 1 - 1,Section,h3,H3,Heading 3-FRD,SQ3,H31,3,l3,level 3 heading,step doc 3,Function header 3,Map,Minor,Body Text Bullet + 8.5 pt,BoldHeading 3,G- Heading 3 + 8 pt,Not..."/>
    <w:basedOn w:val="Normal"/>
    <w:next w:val="BodyText"/>
    <w:link w:val="Heading3Char"/>
    <w:uiPriority w:val="9"/>
    <w:qFormat/>
    <w:rsid w:val="00A67931"/>
    <w:pPr>
      <w:keepNext/>
      <w:numPr>
        <w:numId w:val="13"/>
      </w:numPr>
      <w:spacing w:before="240" w:after="240"/>
      <w:outlineLvl w:val="2"/>
    </w:pPr>
    <w:rPr>
      <w:rFonts w:ascii="Arial" w:eastAsia="Times New Roman" w:hAnsi="Arial"/>
      <w:b/>
      <w:i/>
    </w:rPr>
  </w:style>
  <w:style w:type="paragraph" w:styleId="Heading4">
    <w:name w:val="heading 4"/>
    <w:aliases w:val="x.x.x.x,h4,Block,Level 2 - a,PA Micro Section,Nadia4,SQ4,D,H4,Map Title,Sub-Minor,Unterunterabschnitt,G- Heading 4"/>
    <w:basedOn w:val="Normal"/>
    <w:next w:val="Normal"/>
    <w:link w:val="Heading4Char"/>
    <w:qFormat/>
    <w:rsid w:val="00C413FE"/>
    <w:pPr>
      <w:keepNext/>
      <w:numPr>
        <w:ilvl w:val="3"/>
        <w:numId w:val="13"/>
      </w:numPr>
      <w:spacing w:before="240" w:after="240"/>
      <w:outlineLvl w:val="3"/>
    </w:pPr>
    <w:rPr>
      <w:rFonts w:ascii="Arial" w:eastAsia="Times New Roman" w:hAnsi="Arial"/>
      <w:b/>
      <w:sz w:val="22"/>
      <w:szCs w:val="20"/>
    </w:rPr>
  </w:style>
  <w:style w:type="paragraph" w:styleId="Heading5">
    <w:name w:val="heading 5"/>
    <w:aliases w:val="Block Label,H5,SQ5,Nadia5,Level 3 - i,Heading 5- G"/>
    <w:basedOn w:val="Normal"/>
    <w:next w:val="Normal"/>
    <w:link w:val="Heading5Char"/>
    <w:qFormat/>
    <w:rsid w:val="00C413FE"/>
    <w:pPr>
      <w:numPr>
        <w:ilvl w:val="4"/>
        <w:numId w:val="13"/>
      </w:numPr>
      <w:spacing w:before="240" w:after="240"/>
      <w:outlineLvl w:val="4"/>
    </w:pPr>
    <w:rPr>
      <w:rFonts w:ascii="Arial" w:eastAsia="Times New Roman" w:hAnsi="Arial"/>
      <w:i/>
      <w:sz w:val="22"/>
      <w:szCs w:val="20"/>
    </w:rPr>
  </w:style>
  <w:style w:type="paragraph" w:styleId="Heading6">
    <w:name w:val="heading 6"/>
    <w:aliases w:val="h6,H6,Legal Level 1.,Heading 6- G"/>
    <w:basedOn w:val="Normal"/>
    <w:next w:val="Normal"/>
    <w:link w:val="Heading6Char"/>
    <w:qFormat/>
    <w:rsid w:val="00C413FE"/>
    <w:pPr>
      <w:numPr>
        <w:ilvl w:val="5"/>
        <w:numId w:val="13"/>
      </w:numPr>
      <w:spacing w:before="240" w:after="240"/>
      <w:outlineLvl w:val="5"/>
    </w:pPr>
    <w:rPr>
      <w:rFonts w:ascii="Arial" w:eastAsia="Times New Roman" w:hAnsi="Arial"/>
      <w:sz w:val="22"/>
      <w:szCs w:val="20"/>
    </w:rPr>
  </w:style>
  <w:style w:type="paragraph" w:styleId="Heading7">
    <w:name w:val="heading 7"/>
    <w:aliases w:val="Appendix Heading,Appendix Heading1,Legal Level 1.1."/>
    <w:basedOn w:val="Heading1"/>
    <w:next w:val="Normal"/>
    <w:link w:val="Heading7Char"/>
    <w:qFormat/>
    <w:rsid w:val="00C413FE"/>
    <w:pPr>
      <w:keepNext w:val="0"/>
      <w:keepLines w:val="0"/>
      <w:pageBreakBefore/>
      <w:numPr>
        <w:ilvl w:val="6"/>
        <w:numId w:val="13"/>
      </w:numPr>
      <w:spacing w:before="360" w:after="240"/>
      <w:outlineLvl w:val="6"/>
    </w:pPr>
    <w:rPr>
      <w:rFonts w:ascii="Arial" w:eastAsia="Times New Roman" w:hAnsi="Arial" w:cs="Times New Roman"/>
      <w:bCs w:val="0"/>
      <w:color w:val="auto"/>
      <w:kern w:val="28"/>
      <w:sz w:val="36"/>
      <w:szCs w:val="20"/>
    </w:rPr>
  </w:style>
  <w:style w:type="paragraph" w:styleId="Heading8">
    <w:name w:val="heading 8"/>
    <w:aliases w:val="Appendix Subheading,Legal Level 1.1.1."/>
    <w:basedOn w:val="Normal"/>
    <w:next w:val="Normal"/>
    <w:link w:val="Heading8Char"/>
    <w:qFormat/>
    <w:rsid w:val="00C413FE"/>
    <w:pPr>
      <w:numPr>
        <w:ilvl w:val="7"/>
        <w:numId w:val="13"/>
      </w:numPr>
      <w:spacing w:before="240" w:after="60"/>
      <w:outlineLvl w:val="7"/>
    </w:pPr>
    <w:rPr>
      <w:rFonts w:ascii="Arial" w:eastAsia="Times New Roman" w:hAnsi="Arial"/>
      <w:b/>
      <w:szCs w:val="20"/>
    </w:rPr>
  </w:style>
  <w:style w:type="paragraph" w:styleId="Heading9">
    <w:name w:val="heading 9"/>
    <w:aliases w:val="Appendix Subheading 2,Appendix,Legal Level 1.1.1.1."/>
    <w:basedOn w:val="Normal"/>
    <w:next w:val="Normal"/>
    <w:link w:val="Heading9Char"/>
    <w:qFormat/>
    <w:rsid w:val="00C413FE"/>
    <w:pPr>
      <w:numPr>
        <w:ilvl w:val="8"/>
        <w:numId w:val="13"/>
      </w:numPr>
      <w:spacing w:before="240" w:after="60"/>
      <w:outlineLvl w:val="8"/>
    </w:pPr>
    <w:rPr>
      <w:rFonts w:ascii="Arial" w:eastAsia="Times New Roman" w:hAnsi="Arial"/>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77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772B"/>
    <w:rPr>
      <w:rFonts w:ascii="Lucida Grande" w:hAnsi="Lucida Grande" w:cs="Lucida Grande"/>
      <w:sz w:val="18"/>
      <w:szCs w:val="18"/>
    </w:rPr>
  </w:style>
  <w:style w:type="table" w:styleId="TableGrid">
    <w:name w:val="Table Grid"/>
    <w:basedOn w:val="TableNormal"/>
    <w:uiPriority w:val="59"/>
    <w:rsid w:val="00AF36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32600"/>
    <w:pPr>
      <w:ind w:left="720"/>
      <w:contextualSpacing/>
    </w:pPr>
    <w:rPr>
      <w:rFonts w:asciiTheme="minorHAnsi" w:hAnsiTheme="minorHAnsi" w:cstheme="minorBidi"/>
    </w:rPr>
  </w:style>
  <w:style w:type="character" w:customStyle="1" w:styleId="apple-converted-space">
    <w:name w:val="apple-converted-space"/>
    <w:basedOn w:val="DefaultParagraphFont"/>
    <w:rsid w:val="004933C7"/>
  </w:style>
  <w:style w:type="character" w:customStyle="1" w:styleId="Heading3Char">
    <w:name w:val="Heading 3 Char"/>
    <w:aliases w:val="x.x.x Char,Level 1 - 1 Char,Section Char,h3 Char,H3 Char,Heading 3-FRD Char,SQ3 Char,H31 Char,3 Char,l3 Char,level 3 heading Char,step doc 3 Char,Function header 3 Char,Map Char,Minor Char,Body Text Bullet + 8.5 pt Char,BoldHeading 3 Char"/>
    <w:basedOn w:val="DefaultParagraphFont"/>
    <w:link w:val="Heading3"/>
    <w:uiPriority w:val="9"/>
    <w:rsid w:val="00A67931"/>
    <w:rPr>
      <w:rFonts w:ascii="Arial" w:eastAsia="Times New Roman" w:hAnsi="Arial" w:cs="Times New Roman"/>
      <w:b/>
      <w:i/>
    </w:rPr>
  </w:style>
  <w:style w:type="character" w:customStyle="1" w:styleId="Heading4Char">
    <w:name w:val="Heading 4 Char"/>
    <w:aliases w:val="x.x.x.x Char,h4 Char,Block Char,Level 2 - a Char,PA Micro Section Char,Nadia4 Char,SQ4 Char,D Char,H4 Char,Map Title Char,Sub-Minor Char,Unterunterabschnitt Char,G- Heading 4 Char"/>
    <w:basedOn w:val="DefaultParagraphFont"/>
    <w:link w:val="Heading4"/>
    <w:rsid w:val="00C413FE"/>
    <w:rPr>
      <w:rFonts w:ascii="Arial" w:eastAsia="Times New Roman" w:hAnsi="Arial" w:cs="Times New Roman"/>
      <w:b/>
      <w:sz w:val="22"/>
      <w:szCs w:val="20"/>
    </w:rPr>
  </w:style>
  <w:style w:type="character" w:customStyle="1" w:styleId="Heading5Char">
    <w:name w:val="Heading 5 Char"/>
    <w:aliases w:val="Block Label Char,H5 Char,SQ5 Char,Nadia5 Char,Level 3 - i Char,Heading 5- G Char"/>
    <w:basedOn w:val="DefaultParagraphFont"/>
    <w:link w:val="Heading5"/>
    <w:rsid w:val="00C413FE"/>
    <w:rPr>
      <w:rFonts w:ascii="Arial" w:eastAsia="Times New Roman" w:hAnsi="Arial" w:cs="Times New Roman"/>
      <w:i/>
      <w:sz w:val="22"/>
      <w:szCs w:val="20"/>
    </w:rPr>
  </w:style>
  <w:style w:type="character" w:customStyle="1" w:styleId="Heading6Char">
    <w:name w:val="Heading 6 Char"/>
    <w:aliases w:val="h6 Char,H6 Char,Legal Level 1. Char,Heading 6- G Char"/>
    <w:basedOn w:val="DefaultParagraphFont"/>
    <w:link w:val="Heading6"/>
    <w:rsid w:val="00C413FE"/>
    <w:rPr>
      <w:rFonts w:ascii="Arial" w:eastAsia="Times New Roman" w:hAnsi="Arial" w:cs="Times New Roman"/>
      <w:sz w:val="22"/>
      <w:szCs w:val="20"/>
    </w:rPr>
  </w:style>
  <w:style w:type="character" w:customStyle="1" w:styleId="Heading7Char">
    <w:name w:val="Heading 7 Char"/>
    <w:aliases w:val="Appendix Heading Char,Appendix Heading1 Char,Legal Level 1.1. Char"/>
    <w:basedOn w:val="DefaultParagraphFont"/>
    <w:link w:val="Heading7"/>
    <w:rsid w:val="00C413FE"/>
    <w:rPr>
      <w:rFonts w:ascii="Arial" w:eastAsia="Times New Roman" w:hAnsi="Arial" w:cs="Times New Roman"/>
      <w:b/>
      <w:kern w:val="28"/>
      <w:sz w:val="36"/>
      <w:szCs w:val="20"/>
    </w:rPr>
  </w:style>
  <w:style w:type="character" w:customStyle="1" w:styleId="Heading8Char">
    <w:name w:val="Heading 8 Char"/>
    <w:aliases w:val="Appendix Subheading Char,Legal Level 1.1.1. Char"/>
    <w:basedOn w:val="DefaultParagraphFont"/>
    <w:link w:val="Heading8"/>
    <w:rsid w:val="00C413FE"/>
    <w:rPr>
      <w:rFonts w:ascii="Arial" w:eastAsia="Times New Roman" w:hAnsi="Arial" w:cs="Times New Roman"/>
      <w:b/>
      <w:szCs w:val="20"/>
    </w:rPr>
  </w:style>
  <w:style w:type="character" w:customStyle="1" w:styleId="Heading9Char">
    <w:name w:val="Heading 9 Char"/>
    <w:aliases w:val="Appendix Subheading 2 Char,Appendix Char,Legal Level 1.1.1.1. Char"/>
    <w:basedOn w:val="DefaultParagraphFont"/>
    <w:link w:val="Heading9"/>
    <w:rsid w:val="00C413FE"/>
    <w:rPr>
      <w:rFonts w:ascii="Arial" w:eastAsia="Times New Roman" w:hAnsi="Arial" w:cs="Times New Roman"/>
      <w:i/>
      <w:szCs w:val="20"/>
    </w:rPr>
  </w:style>
  <w:style w:type="paragraph" w:styleId="BodyText">
    <w:name w:val="Body Text"/>
    <w:basedOn w:val="Normal"/>
    <w:link w:val="BodyTextChar"/>
    <w:uiPriority w:val="99"/>
    <w:unhideWhenUsed/>
    <w:rsid w:val="00C413FE"/>
    <w:pPr>
      <w:spacing w:after="120"/>
    </w:pPr>
    <w:rPr>
      <w:rFonts w:asciiTheme="minorHAnsi" w:hAnsiTheme="minorHAnsi" w:cstheme="minorBidi"/>
    </w:rPr>
  </w:style>
  <w:style w:type="character" w:customStyle="1" w:styleId="BodyTextChar">
    <w:name w:val="Body Text Char"/>
    <w:basedOn w:val="DefaultParagraphFont"/>
    <w:link w:val="BodyText"/>
    <w:uiPriority w:val="99"/>
    <w:rsid w:val="00C413FE"/>
  </w:style>
  <w:style w:type="character" w:customStyle="1" w:styleId="Heading1Char">
    <w:name w:val="Heading 1 Char"/>
    <w:basedOn w:val="DefaultParagraphFont"/>
    <w:link w:val="Heading1"/>
    <w:uiPriority w:val="9"/>
    <w:rsid w:val="00C413F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102786"/>
    <w:rPr>
      <w:color w:val="0000FF" w:themeColor="hyperlink"/>
      <w:u w:val="single"/>
    </w:rPr>
  </w:style>
  <w:style w:type="paragraph" w:styleId="TOC1">
    <w:name w:val="toc 1"/>
    <w:basedOn w:val="Normal"/>
    <w:next w:val="Normal"/>
    <w:autoRedefine/>
    <w:uiPriority w:val="39"/>
    <w:unhideWhenUsed/>
    <w:rsid w:val="007E167E"/>
    <w:pPr>
      <w:spacing w:before="120"/>
    </w:pPr>
    <w:rPr>
      <w:rFonts w:asciiTheme="minorHAnsi" w:hAnsiTheme="minorHAnsi" w:cstheme="minorBidi"/>
      <w:b/>
    </w:rPr>
  </w:style>
  <w:style w:type="paragraph" w:styleId="TOC2">
    <w:name w:val="toc 2"/>
    <w:basedOn w:val="Normal"/>
    <w:next w:val="Normal"/>
    <w:autoRedefine/>
    <w:uiPriority w:val="39"/>
    <w:unhideWhenUsed/>
    <w:rsid w:val="007E167E"/>
    <w:pPr>
      <w:ind w:left="240"/>
    </w:pPr>
    <w:rPr>
      <w:rFonts w:asciiTheme="minorHAnsi" w:hAnsiTheme="minorHAnsi" w:cstheme="minorBidi"/>
      <w:b/>
      <w:sz w:val="22"/>
      <w:szCs w:val="22"/>
    </w:rPr>
  </w:style>
  <w:style w:type="paragraph" w:styleId="TOC3">
    <w:name w:val="toc 3"/>
    <w:basedOn w:val="Normal"/>
    <w:next w:val="Normal"/>
    <w:autoRedefine/>
    <w:uiPriority w:val="39"/>
    <w:unhideWhenUsed/>
    <w:rsid w:val="007E167E"/>
    <w:pPr>
      <w:ind w:left="480"/>
    </w:pPr>
    <w:rPr>
      <w:rFonts w:asciiTheme="minorHAnsi" w:hAnsiTheme="minorHAnsi" w:cstheme="minorBidi"/>
      <w:sz w:val="22"/>
      <w:szCs w:val="22"/>
    </w:rPr>
  </w:style>
  <w:style w:type="paragraph" w:styleId="TOC4">
    <w:name w:val="toc 4"/>
    <w:basedOn w:val="Normal"/>
    <w:next w:val="Normal"/>
    <w:autoRedefine/>
    <w:uiPriority w:val="39"/>
    <w:unhideWhenUsed/>
    <w:rsid w:val="007E167E"/>
    <w:pPr>
      <w:ind w:left="720"/>
    </w:pPr>
    <w:rPr>
      <w:rFonts w:asciiTheme="minorHAnsi" w:hAnsiTheme="minorHAnsi" w:cstheme="minorBidi"/>
      <w:sz w:val="20"/>
      <w:szCs w:val="20"/>
    </w:rPr>
  </w:style>
  <w:style w:type="paragraph" w:styleId="TOC5">
    <w:name w:val="toc 5"/>
    <w:basedOn w:val="Normal"/>
    <w:next w:val="Normal"/>
    <w:autoRedefine/>
    <w:uiPriority w:val="39"/>
    <w:unhideWhenUsed/>
    <w:rsid w:val="007E167E"/>
    <w:pPr>
      <w:ind w:left="960"/>
    </w:pPr>
    <w:rPr>
      <w:rFonts w:asciiTheme="minorHAnsi" w:hAnsiTheme="minorHAnsi" w:cstheme="minorBidi"/>
      <w:sz w:val="20"/>
      <w:szCs w:val="20"/>
    </w:rPr>
  </w:style>
  <w:style w:type="paragraph" w:styleId="TOC6">
    <w:name w:val="toc 6"/>
    <w:basedOn w:val="Normal"/>
    <w:next w:val="Normal"/>
    <w:autoRedefine/>
    <w:uiPriority w:val="39"/>
    <w:unhideWhenUsed/>
    <w:rsid w:val="007E167E"/>
    <w:pPr>
      <w:ind w:left="1200"/>
    </w:pPr>
    <w:rPr>
      <w:rFonts w:asciiTheme="minorHAnsi" w:hAnsiTheme="minorHAnsi" w:cstheme="minorBidi"/>
      <w:sz w:val="20"/>
      <w:szCs w:val="20"/>
    </w:rPr>
  </w:style>
  <w:style w:type="paragraph" w:styleId="TOC7">
    <w:name w:val="toc 7"/>
    <w:basedOn w:val="Normal"/>
    <w:next w:val="Normal"/>
    <w:autoRedefine/>
    <w:uiPriority w:val="39"/>
    <w:unhideWhenUsed/>
    <w:rsid w:val="007E167E"/>
    <w:pPr>
      <w:ind w:left="1440"/>
    </w:pPr>
    <w:rPr>
      <w:rFonts w:asciiTheme="minorHAnsi" w:hAnsiTheme="minorHAnsi" w:cstheme="minorBidi"/>
      <w:sz w:val="20"/>
      <w:szCs w:val="20"/>
    </w:rPr>
  </w:style>
  <w:style w:type="paragraph" w:styleId="TOC8">
    <w:name w:val="toc 8"/>
    <w:basedOn w:val="Normal"/>
    <w:next w:val="Normal"/>
    <w:autoRedefine/>
    <w:uiPriority w:val="39"/>
    <w:unhideWhenUsed/>
    <w:rsid w:val="007E167E"/>
    <w:pPr>
      <w:ind w:left="1680"/>
    </w:pPr>
    <w:rPr>
      <w:rFonts w:asciiTheme="minorHAnsi" w:hAnsiTheme="minorHAnsi" w:cstheme="minorBidi"/>
      <w:sz w:val="20"/>
      <w:szCs w:val="20"/>
    </w:rPr>
  </w:style>
  <w:style w:type="paragraph" w:styleId="TOC9">
    <w:name w:val="toc 9"/>
    <w:basedOn w:val="Normal"/>
    <w:next w:val="Normal"/>
    <w:autoRedefine/>
    <w:uiPriority w:val="39"/>
    <w:unhideWhenUsed/>
    <w:rsid w:val="007E167E"/>
    <w:pPr>
      <w:ind w:left="1920"/>
    </w:pPr>
    <w:rPr>
      <w:rFonts w:asciiTheme="minorHAnsi" w:hAnsiTheme="minorHAnsi" w:cstheme="minorBidi"/>
      <w:sz w:val="20"/>
      <w:szCs w:val="20"/>
    </w:rPr>
  </w:style>
  <w:style w:type="paragraph" w:styleId="Header">
    <w:name w:val="header"/>
    <w:basedOn w:val="Normal"/>
    <w:link w:val="HeaderChar"/>
    <w:unhideWhenUsed/>
    <w:rsid w:val="007E167E"/>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7E167E"/>
  </w:style>
  <w:style w:type="paragraph" w:styleId="Footer">
    <w:name w:val="footer"/>
    <w:basedOn w:val="Normal"/>
    <w:link w:val="FooterChar"/>
    <w:unhideWhenUsed/>
    <w:rsid w:val="007E167E"/>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7E167E"/>
  </w:style>
  <w:style w:type="paragraph" w:styleId="BodyText3">
    <w:name w:val="Body Text 3"/>
    <w:basedOn w:val="Normal"/>
    <w:link w:val="BodyText3Char"/>
    <w:uiPriority w:val="99"/>
    <w:semiHidden/>
    <w:unhideWhenUsed/>
    <w:rsid w:val="007E167E"/>
    <w:pPr>
      <w:spacing w:after="120"/>
    </w:pPr>
    <w:rPr>
      <w:rFonts w:asciiTheme="minorHAnsi" w:hAnsiTheme="minorHAnsi" w:cstheme="minorBidi"/>
      <w:sz w:val="16"/>
      <w:szCs w:val="16"/>
    </w:rPr>
  </w:style>
  <w:style w:type="character" w:customStyle="1" w:styleId="BodyText3Char">
    <w:name w:val="Body Text 3 Char"/>
    <w:basedOn w:val="DefaultParagraphFont"/>
    <w:link w:val="BodyText3"/>
    <w:uiPriority w:val="99"/>
    <w:semiHidden/>
    <w:rsid w:val="007E167E"/>
    <w:rPr>
      <w:sz w:val="16"/>
      <w:szCs w:val="16"/>
    </w:rPr>
  </w:style>
  <w:style w:type="paragraph" w:customStyle="1" w:styleId="DocumentID">
    <w:name w:val="Document ID"/>
    <w:basedOn w:val="Normal"/>
    <w:rsid w:val="007E167E"/>
    <w:pPr>
      <w:tabs>
        <w:tab w:val="left" w:pos="1440"/>
      </w:tabs>
      <w:spacing w:before="120" w:after="120"/>
    </w:pPr>
    <w:rPr>
      <w:rFonts w:eastAsia="Times New Roman"/>
      <w:sz w:val="22"/>
      <w:szCs w:val="20"/>
    </w:rPr>
  </w:style>
  <w:style w:type="paragraph" w:customStyle="1" w:styleId="BMSBMSLogoCoverPage">
    <w:name w:val="BMS BMS Logo Cover Page"/>
    <w:basedOn w:val="Normal"/>
    <w:rsid w:val="007E167E"/>
    <w:pPr>
      <w:tabs>
        <w:tab w:val="left" w:pos="2880"/>
        <w:tab w:val="left" w:pos="5040"/>
        <w:tab w:val="left" w:pos="7920"/>
      </w:tabs>
      <w:jc w:val="center"/>
    </w:pPr>
    <w:rPr>
      <w:rFonts w:eastAsia="Times New Roman"/>
      <w:b/>
      <w:sz w:val="32"/>
      <w:szCs w:val="20"/>
    </w:rPr>
  </w:style>
  <w:style w:type="paragraph" w:styleId="Title">
    <w:name w:val="Title"/>
    <w:basedOn w:val="Normal"/>
    <w:next w:val="Normal"/>
    <w:link w:val="TitleChar"/>
    <w:uiPriority w:val="10"/>
    <w:qFormat/>
    <w:rsid w:val="00A14BF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14BF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65462">
      <w:bodyDiv w:val="1"/>
      <w:marLeft w:val="0"/>
      <w:marRight w:val="0"/>
      <w:marTop w:val="0"/>
      <w:marBottom w:val="0"/>
      <w:divBdr>
        <w:top w:val="none" w:sz="0" w:space="0" w:color="auto"/>
        <w:left w:val="none" w:sz="0" w:space="0" w:color="auto"/>
        <w:bottom w:val="none" w:sz="0" w:space="0" w:color="auto"/>
        <w:right w:val="none" w:sz="0" w:space="0" w:color="auto"/>
      </w:divBdr>
    </w:div>
    <w:div w:id="163670948">
      <w:bodyDiv w:val="1"/>
      <w:marLeft w:val="0"/>
      <w:marRight w:val="0"/>
      <w:marTop w:val="0"/>
      <w:marBottom w:val="0"/>
      <w:divBdr>
        <w:top w:val="none" w:sz="0" w:space="0" w:color="auto"/>
        <w:left w:val="none" w:sz="0" w:space="0" w:color="auto"/>
        <w:bottom w:val="none" w:sz="0" w:space="0" w:color="auto"/>
        <w:right w:val="none" w:sz="0" w:space="0" w:color="auto"/>
      </w:divBdr>
    </w:div>
    <w:div w:id="281571105">
      <w:bodyDiv w:val="1"/>
      <w:marLeft w:val="0"/>
      <w:marRight w:val="0"/>
      <w:marTop w:val="0"/>
      <w:marBottom w:val="0"/>
      <w:divBdr>
        <w:top w:val="none" w:sz="0" w:space="0" w:color="auto"/>
        <w:left w:val="none" w:sz="0" w:space="0" w:color="auto"/>
        <w:bottom w:val="none" w:sz="0" w:space="0" w:color="auto"/>
        <w:right w:val="none" w:sz="0" w:space="0" w:color="auto"/>
      </w:divBdr>
    </w:div>
    <w:div w:id="284435860">
      <w:bodyDiv w:val="1"/>
      <w:marLeft w:val="0"/>
      <w:marRight w:val="0"/>
      <w:marTop w:val="0"/>
      <w:marBottom w:val="0"/>
      <w:divBdr>
        <w:top w:val="none" w:sz="0" w:space="0" w:color="auto"/>
        <w:left w:val="none" w:sz="0" w:space="0" w:color="auto"/>
        <w:bottom w:val="none" w:sz="0" w:space="0" w:color="auto"/>
        <w:right w:val="none" w:sz="0" w:space="0" w:color="auto"/>
      </w:divBdr>
    </w:div>
    <w:div w:id="291441401">
      <w:bodyDiv w:val="1"/>
      <w:marLeft w:val="0"/>
      <w:marRight w:val="0"/>
      <w:marTop w:val="0"/>
      <w:marBottom w:val="0"/>
      <w:divBdr>
        <w:top w:val="none" w:sz="0" w:space="0" w:color="auto"/>
        <w:left w:val="none" w:sz="0" w:space="0" w:color="auto"/>
        <w:bottom w:val="none" w:sz="0" w:space="0" w:color="auto"/>
        <w:right w:val="none" w:sz="0" w:space="0" w:color="auto"/>
      </w:divBdr>
      <w:divsChild>
        <w:div w:id="1026448245">
          <w:marLeft w:val="360"/>
          <w:marRight w:val="0"/>
          <w:marTop w:val="480"/>
          <w:marBottom w:val="0"/>
          <w:divBdr>
            <w:top w:val="none" w:sz="0" w:space="0" w:color="auto"/>
            <w:left w:val="none" w:sz="0" w:space="0" w:color="auto"/>
            <w:bottom w:val="none" w:sz="0" w:space="0" w:color="auto"/>
            <w:right w:val="none" w:sz="0" w:space="0" w:color="auto"/>
          </w:divBdr>
        </w:div>
        <w:div w:id="2111192960">
          <w:marLeft w:val="1080"/>
          <w:marRight w:val="0"/>
          <w:marTop w:val="240"/>
          <w:marBottom w:val="0"/>
          <w:divBdr>
            <w:top w:val="none" w:sz="0" w:space="0" w:color="auto"/>
            <w:left w:val="none" w:sz="0" w:space="0" w:color="auto"/>
            <w:bottom w:val="none" w:sz="0" w:space="0" w:color="auto"/>
            <w:right w:val="none" w:sz="0" w:space="0" w:color="auto"/>
          </w:divBdr>
        </w:div>
        <w:div w:id="1056440435">
          <w:marLeft w:val="1080"/>
          <w:marRight w:val="0"/>
          <w:marTop w:val="240"/>
          <w:marBottom w:val="0"/>
          <w:divBdr>
            <w:top w:val="none" w:sz="0" w:space="0" w:color="auto"/>
            <w:left w:val="none" w:sz="0" w:space="0" w:color="auto"/>
            <w:bottom w:val="none" w:sz="0" w:space="0" w:color="auto"/>
            <w:right w:val="none" w:sz="0" w:space="0" w:color="auto"/>
          </w:divBdr>
        </w:div>
        <w:div w:id="558514522">
          <w:marLeft w:val="1080"/>
          <w:marRight w:val="0"/>
          <w:marTop w:val="240"/>
          <w:marBottom w:val="0"/>
          <w:divBdr>
            <w:top w:val="none" w:sz="0" w:space="0" w:color="auto"/>
            <w:left w:val="none" w:sz="0" w:space="0" w:color="auto"/>
            <w:bottom w:val="none" w:sz="0" w:space="0" w:color="auto"/>
            <w:right w:val="none" w:sz="0" w:space="0" w:color="auto"/>
          </w:divBdr>
        </w:div>
        <w:div w:id="453063087">
          <w:marLeft w:val="1080"/>
          <w:marRight w:val="0"/>
          <w:marTop w:val="240"/>
          <w:marBottom w:val="0"/>
          <w:divBdr>
            <w:top w:val="none" w:sz="0" w:space="0" w:color="auto"/>
            <w:left w:val="none" w:sz="0" w:space="0" w:color="auto"/>
            <w:bottom w:val="none" w:sz="0" w:space="0" w:color="auto"/>
            <w:right w:val="none" w:sz="0" w:space="0" w:color="auto"/>
          </w:divBdr>
        </w:div>
      </w:divsChild>
    </w:div>
    <w:div w:id="303706333">
      <w:bodyDiv w:val="1"/>
      <w:marLeft w:val="0"/>
      <w:marRight w:val="0"/>
      <w:marTop w:val="0"/>
      <w:marBottom w:val="0"/>
      <w:divBdr>
        <w:top w:val="none" w:sz="0" w:space="0" w:color="auto"/>
        <w:left w:val="none" w:sz="0" w:space="0" w:color="auto"/>
        <w:bottom w:val="none" w:sz="0" w:space="0" w:color="auto"/>
        <w:right w:val="none" w:sz="0" w:space="0" w:color="auto"/>
      </w:divBdr>
    </w:div>
    <w:div w:id="323169249">
      <w:bodyDiv w:val="1"/>
      <w:marLeft w:val="0"/>
      <w:marRight w:val="0"/>
      <w:marTop w:val="0"/>
      <w:marBottom w:val="0"/>
      <w:divBdr>
        <w:top w:val="none" w:sz="0" w:space="0" w:color="auto"/>
        <w:left w:val="none" w:sz="0" w:space="0" w:color="auto"/>
        <w:bottom w:val="none" w:sz="0" w:space="0" w:color="auto"/>
        <w:right w:val="none" w:sz="0" w:space="0" w:color="auto"/>
      </w:divBdr>
    </w:div>
    <w:div w:id="351541757">
      <w:bodyDiv w:val="1"/>
      <w:marLeft w:val="0"/>
      <w:marRight w:val="0"/>
      <w:marTop w:val="0"/>
      <w:marBottom w:val="0"/>
      <w:divBdr>
        <w:top w:val="none" w:sz="0" w:space="0" w:color="auto"/>
        <w:left w:val="none" w:sz="0" w:space="0" w:color="auto"/>
        <w:bottom w:val="none" w:sz="0" w:space="0" w:color="auto"/>
        <w:right w:val="none" w:sz="0" w:space="0" w:color="auto"/>
      </w:divBdr>
    </w:div>
    <w:div w:id="394280197">
      <w:bodyDiv w:val="1"/>
      <w:marLeft w:val="0"/>
      <w:marRight w:val="0"/>
      <w:marTop w:val="0"/>
      <w:marBottom w:val="0"/>
      <w:divBdr>
        <w:top w:val="none" w:sz="0" w:space="0" w:color="auto"/>
        <w:left w:val="none" w:sz="0" w:space="0" w:color="auto"/>
        <w:bottom w:val="none" w:sz="0" w:space="0" w:color="auto"/>
        <w:right w:val="none" w:sz="0" w:space="0" w:color="auto"/>
      </w:divBdr>
      <w:divsChild>
        <w:div w:id="1214540754">
          <w:marLeft w:val="360"/>
          <w:marRight w:val="0"/>
          <w:marTop w:val="480"/>
          <w:marBottom w:val="0"/>
          <w:divBdr>
            <w:top w:val="none" w:sz="0" w:space="0" w:color="auto"/>
            <w:left w:val="none" w:sz="0" w:space="0" w:color="auto"/>
            <w:bottom w:val="none" w:sz="0" w:space="0" w:color="auto"/>
            <w:right w:val="none" w:sz="0" w:space="0" w:color="auto"/>
          </w:divBdr>
        </w:div>
        <w:div w:id="122121003">
          <w:marLeft w:val="1080"/>
          <w:marRight w:val="0"/>
          <w:marTop w:val="240"/>
          <w:marBottom w:val="0"/>
          <w:divBdr>
            <w:top w:val="none" w:sz="0" w:space="0" w:color="auto"/>
            <w:left w:val="none" w:sz="0" w:space="0" w:color="auto"/>
            <w:bottom w:val="none" w:sz="0" w:space="0" w:color="auto"/>
            <w:right w:val="none" w:sz="0" w:space="0" w:color="auto"/>
          </w:divBdr>
        </w:div>
        <w:div w:id="1273710450">
          <w:marLeft w:val="1080"/>
          <w:marRight w:val="0"/>
          <w:marTop w:val="240"/>
          <w:marBottom w:val="0"/>
          <w:divBdr>
            <w:top w:val="none" w:sz="0" w:space="0" w:color="auto"/>
            <w:left w:val="none" w:sz="0" w:space="0" w:color="auto"/>
            <w:bottom w:val="none" w:sz="0" w:space="0" w:color="auto"/>
            <w:right w:val="none" w:sz="0" w:space="0" w:color="auto"/>
          </w:divBdr>
        </w:div>
        <w:div w:id="155658444">
          <w:marLeft w:val="1080"/>
          <w:marRight w:val="0"/>
          <w:marTop w:val="240"/>
          <w:marBottom w:val="0"/>
          <w:divBdr>
            <w:top w:val="none" w:sz="0" w:space="0" w:color="auto"/>
            <w:left w:val="none" w:sz="0" w:space="0" w:color="auto"/>
            <w:bottom w:val="none" w:sz="0" w:space="0" w:color="auto"/>
            <w:right w:val="none" w:sz="0" w:space="0" w:color="auto"/>
          </w:divBdr>
        </w:div>
        <w:div w:id="1232277754">
          <w:marLeft w:val="360"/>
          <w:marRight w:val="0"/>
          <w:marTop w:val="480"/>
          <w:marBottom w:val="0"/>
          <w:divBdr>
            <w:top w:val="none" w:sz="0" w:space="0" w:color="auto"/>
            <w:left w:val="none" w:sz="0" w:space="0" w:color="auto"/>
            <w:bottom w:val="none" w:sz="0" w:space="0" w:color="auto"/>
            <w:right w:val="none" w:sz="0" w:space="0" w:color="auto"/>
          </w:divBdr>
        </w:div>
        <w:div w:id="1696038347">
          <w:marLeft w:val="1080"/>
          <w:marRight w:val="0"/>
          <w:marTop w:val="240"/>
          <w:marBottom w:val="0"/>
          <w:divBdr>
            <w:top w:val="none" w:sz="0" w:space="0" w:color="auto"/>
            <w:left w:val="none" w:sz="0" w:space="0" w:color="auto"/>
            <w:bottom w:val="none" w:sz="0" w:space="0" w:color="auto"/>
            <w:right w:val="none" w:sz="0" w:space="0" w:color="auto"/>
          </w:divBdr>
        </w:div>
        <w:div w:id="920065331">
          <w:marLeft w:val="1080"/>
          <w:marRight w:val="0"/>
          <w:marTop w:val="240"/>
          <w:marBottom w:val="0"/>
          <w:divBdr>
            <w:top w:val="none" w:sz="0" w:space="0" w:color="auto"/>
            <w:left w:val="none" w:sz="0" w:space="0" w:color="auto"/>
            <w:bottom w:val="none" w:sz="0" w:space="0" w:color="auto"/>
            <w:right w:val="none" w:sz="0" w:space="0" w:color="auto"/>
          </w:divBdr>
        </w:div>
        <w:div w:id="2115049284">
          <w:marLeft w:val="1080"/>
          <w:marRight w:val="0"/>
          <w:marTop w:val="240"/>
          <w:marBottom w:val="0"/>
          <w:divBdr>
            <w:top w:val="none" w:sz="0" w:space="0" w:color="auto"/>
            <w:left w:val="none" w:sz="0" w:space="0" w:color="auto"/>
            <w:bottom w:val="none" w:sz="0" w:space="0" w:color="auto"/>
            <w:right w:val="none" w:sz="0" w:space="0" w:color="auto"/>
          </w:divBdr>
        </w:div>
      </w:divsChild>
    </w:div>
    <w:div w:id="398678783">
      <w:bodyDiv w:val="1"/>
      <w:marLeft w:val="0"/>
      <w:marRight w:val="0"/>
      <w:marTop w:val="0"/>
      <w:marBottom w:val="0"/>
      <w:divBdr>
        <w:top w:val="none" w:sz="0" w:space="0" w:color="auto"/>
        <w:left w:val="none" w:sz="0" w:space="0" w:color="auto"/>
        <w:bottom w:val="none" w:sz="0" w:space="0" w:color="auto"/>
        <w:right w:val="none" w:sz="0" w:space="0" w:color="auto"/>
      </w:divBdr>
    </w:div>
    <w:div w:id="422839330">
      <w:bodyDiv w:val="1"/>
      <w:marLeft w:val="0"/>
      <w:marRight w:val="0"/>
      <w:marTop w:val="0"/>
      <w:marBottom w:val="0"/>
      <w:divBdr>
        <w:top w:val="none" w:sz="0" w:space="0" w:color="auto"/>
        <w:left w:val="none" w:sz="0" w:space="0" w:color="auto"/>
        <w:bottom w:val="none" w:sz="0" w:space="0" w:color="auto"/>
        <w:right w:val="none" w:sz="0" w:space="0" w:color="auto"/>
      </w:divBdr>
    </w:div>
    <w:div w:id="456995907">
      <w:bodyDiv w:val="1"/>
      <w:marLeft w:val="0"/>
      <w:marRight w:val="0"/>
      <w:marTop w:val="0"/>
      <w:marBottom w:val="0"/>
      <w:divBdr>
        <w:top w:val="none" w:sz="0" w:space="0" w:color="auto"/>
        <w:left w:val="none" w:sz="0" w:space="0" w:color="auto"/>
        <w:bottom w:val="none" w:sz="0" w:space="0" w:color="auto"/>
        <w:right w:val="none" w:sz="0" w:space="0" w:color="auto"/>
      </w:divBdr>
    </w:div>
    <w:div w:id="501043603">
      <w:bodyDiv w:val="1"/>
      <w:marLeft w:val="0"/>
      <w:marRight w:val="0"/>
      <w:marTop w:val="0"/>
      <w:marBottom w:val="0"/>
      <w:divBdr>
        <w:top w:val="none" w:sz="0" w:space="0" w:color="auto"/>
        <w:left w:val="none" w:sz="0" w:space="0" w:color="auto"/>
        <w:bottom w:val="none" w:sz="0" w:space="0" w:color="auto"/>
        <w:right w:val="none" w:sz="0" w:space="0" w:color="auto"/>
      </w:divBdr>
    </w:div>
    <w:div w:id="719475259">
      <w:bodyDiv w:val="1"/>
      <w:marLeft w:val="0"/>
      <w:marRight w:val="0"/>
      <w:marTop w:val="0"/>
      <w:marBottom w:val="0"/>
      <w:divBdr>
        <w:top w:val="none" w:sz="0" w:space="0" w:color="auto"/>
        <w:left w:val="none" w:sz="0" w:space="0" w:color="auto"/>
        <w:bottom w:val="none" w:sz="0" w:space="0" w:color="auto"/>
        <w:right w:val="none" w:sz="0" w:space="0" w:color="auto"/>
      </w:divBdr>
    </w:div>
    <w:div w:id="776097971">
      <w:bodyDiv w:val="1"/>
      <w:marLeft w:val="0"/>
      <w:marRight w:val="0"/>
      <w:marTop w:val="0"/>
      <w:marBottom w:val="0"/>
      <w:divBdr>
        <w:top w:val="none" w:sz="0" w:space="0" w:color="auto"/>
        <w:left w:val="none" w:sz="0" w:space="0" w:color="auto"/>
        <w:bottom w:val="none" w:sz="0" w:space="0" w:color="auto"/>
        <w:right w:val="none" w:sz="0" w:space="0" w:color="auto"/>
      </w:divBdr>
    </w:div>
    <w:div w:id="885750998">
      <w:bodyDiv w:val="1"/>
      <w:marLeft w:val="0"/>
      <w:marRight w:val="0"/>
      <w:marTop w:val="0"/>
      <w:marBottom w:val="0"/>
      <w:divBdr>
        <w:top w:val="none" w:sz="0" w:space="0" w:color="auto"/>
        <w:left w:val="none" w:sz="0" w:space="0" w:color="auto"/>
        <w:bottom w:val="none" w:sz="0" w:space="0" w:color="auto"/>
        <w:right w:val="none" w:sz="0" w:space="0" w:color="auto"/>
      </w:divBdr>
    </w:div>
    <w:div w:id="983196352">
      <w:bodyDiv w:val="1"/>
      <w:marLeft w:val="0"/>
      <w:marRight w:val="0"/>
      <w:marTop w:val="0"/>
      <w:marBottom w:val="0"/>
      <w:divBdr>
        <w:top w:val="none" w:sz="0" w:space="0" w:color="auto"/>
        <w:left w:val="none" w:sz="0" w:space="0" w:color="auto"/>
        <w:bottom w:val="none" w:sz="0" w:space="0" w:color="auto"/>
        <w:right w:val="none" w:sz="0" w:space="0" w:color="auto"/>
      </w:divBdr>
    </w:div>
    <w:div w:id="994604962">
      <w:bodyDiv w:val="1"/>
      <w:marLeft w:val="0"/>
      <w:marRight w:val="0"/>
      <w:marTop w:val="0"/>
      <w:marBottom w:val="0"/>
      <w:divBdr>
        <w:top w:val="none" w:sz="0" w:space="0" w:color="auto"/>
        <w:left w:val="none" w:sz="0" w:space="0" w:color="auto"/>
        <w:bottom w:val="none" w:sz="0" w:space="0" w:color="auto"/>
        <w:right w:val="none" w:sz="0" w:space="0" w:color="auto"/>
      </w:divBdr>
    </w:div>
    <w:div w:id="1020156389">
      <w:bodyDiv w:val="1"/>
      <w:marLeft w:val="0"/>
      <w:marRight w:val="0"/>
      <w:marTop w:val="0"/>
      <w:marBottom w:val="0"/>
      <w:divBdr>
        <w:top w:val="none" w:sz="0" w:space="0" w:color="auto"/>
        <w:left w:val="none" w:sz="0" w:space="0" w:color="auto"/>
        <w:bottom w:val="none" w:sz="0" w:space="0" w:color="auto"/>
        <w:right w:val="none" w:sz="0" w:space="0" w:color="auto"/>
      </w:divBdr>
    </w:div>
    <w:div w:id="1037900454">
      <w:bodyDiv w:val="1"/>
      <w:marLeft w:val="0"/>
      <w:marRight w:val="0"/>
      <w:marTop w:val="0"/>
      <w:marBottom w:val="0"/>
      <w:divBdr>
        <w:top w:val="none" w:sz="0" w:space="0" w:color="auto"/>
        <w:left w:val="none" w:sz="0" w:space="0" w:color="auto"/>
        <w:bottom w:val="none" w:sz="0" w:space="0" w:color="auto"/>
        <w:right w:val="none" w:sz="0" w:space="0" w:color="auto"/>
      </w:divBdr>
    </w:div>
    <w:div w:id="1058935726">
      <w:bodyDiv w:val="1"/>
      <w:marLeft w:val="0"/>
      <w:marRight w:val="0"/>
      <w:marTop w:val="0"/>
      <w:marBottom w:val="0"/>
      <w:divBdr>
        <w:top w:val="none" w:sz="0" w:space="0" w:color="auto"/>
        <w:left w:val="none" w:sz="0" w:space="0" w:color="auto"/>
        <w:bottom w:val="none" w:sz="0" w:space="0" w:color="auto"/>
        <w:right w:val="none" w:sz="0" w:space="0" w:color="auto"/>
      </w:divBdr>
    </w:div>
    <w:div w:id="1165635189">
      <w:bodyDiv w:val="1"/>
      <w:marLeft w:val="0"/>
      <w:marRight w:val="0"/>
      <w:marTop w:val="0"/>
      <w:marBottom w:val="0"/>
      <w:divBdr>
        <w:top w:val="none" w:sz="0" w:space="0" w:color="auto"/>
        <w:left w:val="none" w:sz="0" w:space="0" w:color="auto"/>
        <w:bottom w:val="none" w:sz="0" w:space="0" w:color="auto"/>
        <w:right w:val="none" w:sz="0" w:space="0" w:color="auto"/>
      </w:divBdr>
    </w:div>
    <w:div w:id="1169367116">
      <w:bodyDiv w:val="1"/>
      <w:marLeft w:val="0"/>
      <w:marRight w:val="0"/>
      <w:marTop w:val="0"/>
      <w:marBottom w:val="0"/>
      <w:divBdr>
        <w:top w:val="none" w:sz="0" w:space="0" w:color="auto"/>
        <w:left w:val="none" w:sz="0" w:space="0" w:color="auto"/>
        <w:bottom w:val="none" w:sz="0" w:space="0" w:color="auto"/>
        <w:right w:val="none" w:sz="0" w:space="0" w:color="auto"/>
      </w:divBdr>
    </w:div>
    <w:div w:id="1265457521">
      <w:bodyDiv w:val="1"/>
      <w:marLeft w:val="0"/>
      <w:marRight w:val="0"/>
      <w:marTop w:val="0"/>
      <w:marBottom w:val="0"/>
      <w:divBdr>
        <w:top w:val="none" w:sz="0" w:space="0" w:color="auto"/>
        <w:left w:val="none" w:sz="0" w:space="0" w:color="auto"/>
        <w:bottom w:val="none" w:sz="0" w:space="0" w:color="auto"/>
        <w:right w:val="none" w:sz="0" w:space="0" w:color="auto"/>
      </w:divBdr>
    </w:div>
    <w:div w:id="1342469102">
      <w:bodyDiv w:val="1"/>
      <w:marLeft w:val="0"/>
      <w:marRight w:val="0"/>
      <w:marTop w:val="0"/>
      <w:marBottom w:val="0"/>
      <w:divBdr>
        <w:top w:val="none" w:sz="0" w:space="0" w:color="auto"/>
        <w:left w:val="none" w:sz="0" w:space="0" w:color="auto"/>
        <w:bottom w:val="none" w:sz="0" w:space="0" w:color="auto"/>
        <w:right w:val="none" w:sz="0" w:space="0" w:color="auto"/>
      </w:divBdr>
      <w:divsChild>
        <w:div w:id="1789423451">
          <w:marLeft w:val="360"/>
          <w:marRight w:val="0"/>
          <w:marTop w:val="480"/>
          <w:marBottom w:val="0"/>
          <w:divBdr>
            <w:top w:val="none" w:sz="0" w:space="0" w:color="auto"/>
            <w:left w:val="none" w:sz="0" w:space="0" w:color="auto"/>
            <w:bottom w:val="none" w:sz="0" w:space="0" w:color="auto"/>
            <w:right w:val="none" w:sz="0" w:space="0" w:color="auto"/>
          </w:divBdr>
        </w:div>
        <w:div w:id="271672433">
          <w:marLeft w:val="1080"/>
          <w:marRight w:val="0"/>
          <w:marTop w:val="240"/>
          <w:marBottom w:val="0"/>
          <w:divBdr>
            <w:top w:val="none" w:sz="0" w:space="0" w:color="auto"/>
            <w:left w:val="none" w:sz="0" w:space="0" w:color="auto"/>
            <w:bottom w:val="none" w:sz="0" w:space="0" w:color="auto"/>
            <w:right w:val="none" w:sz="0" w:space="0" w:color="auto"/>
          </w:divBdr>
        </w:div>
        <w:div w:id="332152679">
          <w:marLeft w:val="1080"/>
          <w:marRight w:val="0"/>
          <w:marTop w:val="240"/>
          <w:marBottom w:val="0"/>
          <w:divBdr>
            <w:top w:val="none" w:sz="0" w:space="0" w:color="auto"/>
            <w:left w:val="none" w:sz="0" w:space="0" w:color="auto"/>
            <w:bottom w:val="none" w:sz="0" w:space="0" w:color="auto"/>
            <w:right w:val="none" w:sz="0" w:space="0" w:color="auto"/>
          </w:divBdr>
        </w:div>
        <w:div w:id="1548570273">
          <w:marLeft w:val="1080"/>
          <w:marRight w:val="0"/>
          <w:marTop w:val="240"/>
          <w:marBottom w:val="0"/>
          <w:divBdr>
            <w:top w:val="none" w:sz="0" w:space="0" w:color="auto"/>
            <w:left w:val="none" w:sz="0" w:space="0" w:color="auto"/>
            <w:bottom w:val="none" w:sz="0" w:space="0" w:color="auto"/>
            <w:right w:val="none" w:sz="0" w:space="0" w:color="auto"/>
          </w:divBdr>
        </w:div>
        <w:div w:id="2121222303">
          <w:marLeft w:val="1080"/>
          <w:marRight w:val="0"/>
          <w:marTop w:val="240"/>
          <w:marBottom w:val="0"/>
          <w:divBdr>
            <w:top w:val="none" w:sz="0" w:space="0" w:color="auto"/>
            <w:left w:val="none" w:sz="0" w:space="0" w:color="auto"/>
            <w:bottom w:val="none" w:sz="0" w:space="0" w:color="auto"/>
            <w:right w:val="none" w:sz="0" w:space="0" w:color="auto"/>
          </w:divBdr>
        </w:div>
        <w:div w:id="1729181772">
          <w:marLeft w:val="1800"/>
          <w:marRight w:val="0"/>
          <w:marTop w:val="240"/>
          <w:marBottom w:val="0"/>
          <w:divBdr>
            <w:top w:val="none" w:sz="0" w:space="0" w:color="auto"/>
            <w:left w:val="none" w:sz="0" w:space="0" w:color="auto"/>
            <w:bottom w:val="none" w:sz="0" w:space="0" w:color="auto"/>
            <w:right w:val="none" w:sz="0" w:space="0" w:color="auto"/>
          </w:divBdr>
        </w:div>
      </w:divsChild>
    </w:div>
    <w:div w:id="1350639319">
      <w:bodyDiv w:val="1"/>
      <w:marLeft w:val="0"/>
      <w:marRight w:val="0"/>
      <w:marTop w:val="0"/>
      <w:marBottom w:val="0"/>
      <w:divBdr>
        <w:top w:val="none" w:sz="0" w:space="0" w:color="auto"/>
        <w:left w:val="none" w:sz="0" w:space="0" w:color="auto"/>
        <w:bottom w:val="none" w:sz="0" w:space="0" w:color="auto"/>
        <w:right w:val="none" w:sz="0" w:space="0" w:color="auto"/>
      </w:divBdr>
    </w:div>
    <w:div w:id="1529028233">
      <w:bodyDiv w:val="1"/>
      <w:marLeft w:val="0"/>
      <w:marRight w:val="0"/>
      <w:marTop w:val="0"/>
      <w:marBottom w:val="0"/>
      <w:divBdr>
        <w:top w:val="none" w:sz="0" w:space="0" w:color="auto"/>
        <w:left w:val="none" w:sz="0" w:space="0" w:color="auto"/>
        <w:bottom w:val="none" w:sz="0" w:space="0" w:color="auto"/>
        <w:right w:val="none" w:sz="0" w:space="0" w:color="auto"/>
      </w:divBdr>
    </w:div>
    <w:div w:id="1578590965">
      <w:bodyDiv w:val="1"/>
      <w:marLeft w:val="0"/>
      <w:marRight w:val="0"/>
      <w:marTop w:val="0"/>
      <w:marBottom w:val="0"/>
      <w:divBdr>
        <w:top w:val="none" w:sz="0" w:space="0" w:color="auto"/>
        <w:left w:val="none" w:sz="0" w:space="0" w:color="auto"/>
        <w:bottom w:val="none" w:sz="0" w:space="0" w:color="auto"/>
        <w:right w:val="none" w:sz="0" w:space="0" w:color="auto"/>
      </w:divBdr>
      <w:divsChild>
        <w:div w:id="301034466">
          <w:marLeft w:val="0"/>
          <w:marRight w:val="0"/>
          <w:marTop w:val="0"/>
          <w:marBottom w:val="0"/>
          <w:divBdr>
            <w:top w:val="single" w:sz="6" w:space="0" w:color="E0E3E5"/>
            <w:left w:val="single" w:sz="2" w:space="0" w:color="E0E3E5"/>
            <w:bottom w:val="single" w:sz="6" w:space="0" w:color="E0E3E5"/>
            <w:right w:val="single" w:sz="2" w:space="0" w:color="E0E3E5"/>
          </w:divBdr>
          <w:divsChild>
            <w:div w:id="90249899">
              <w:marLeft w:val="0"/>
              <w:marRight w:val="0"/>
              <w:marTop w:val="0"/>
              <w:marBottom w:val="0"/>
              <w:divBdr>
                <w:top w:val="none" w:sz="0" w:space="0" w:color="auto"/>
                <w:left w:val="none" w:sz="0" w:space="0" w:color="auto"/>
                <w:bottom w:val="none" w:sz="0" w:space="0" w:color="auto"/>
                <w:right w:val="none" w:sz="0" w:space="0" w:color="auto"/>
              </w:divBdr>
              <w:divsChild>
                <w:div w:id="24910338">
                  <w:marLeft w:val="0"/>
                  <w:marRight w:val="0"/>
                  <w:marTop w:val="0"/>
                  <w:marBottom w:val="0"/>
                  <w:divBdr>
                    <w:top w:val="none" w:sz="0" w:space="0" w:color="auto"/>
                    <w:left w:val="none" w:sz="0" w:space="0" w:color="auto"/>
                    <w:bottom w:val="none" w:sz="0" w:space="0" w:color="auto"/>
                    <w:right w:val="none" w:sz="0" w:space="0" w:color="auto"/>
                  </w:divBdr>
                </w:div>
                <w:div w:id="1336372685">
                  <w:marLeft w:val="0"/>
                  <w:marRight w:val="0"/>
                  <w:marTop w:val="0"/>
                  <w:marBottom w:val="0"/>
                  <w:divBdr>
                    <w:top w:val="none" w:sz="0" w:space="0" w:color="auto"/>
                    <w:left w:val="none" w:sz="0" w:space="0" w:color="auto"/>
                    <w:bottom w:val="none" w:sz="0" w:space="0" w:color="auto"/>
                    <w:right w:val="none" w:sz="0" w:space="0" w:color="auto"/>
                  </w:divBdr>
                </w:div>
                <w:div w:id="17783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1018">
          <w:marLeft w:val="0"/>
          <w:marRight w:val="0"/>
          <w:marTop w:val="0"/>
          <w:marBottom w:val="0"/>
          <w:divBdr>
            <w:top w:val="none" w:sz="0" w:space="0" w:color="auto"/>
            <w:left w:val="none" w:sz="0" w:space="0" w:color="auto"/>
            <w:bottom w:val="none" w:sz="0" w:space="0" w:color="auto"/>
            <w:right w:val="none" w:sz="0" w:space="0" w:color="auto"/>
          </w:divBdr>
        </w:div>
        <w:div w:id="1504585231">
          <w:marLeft w:val="0"/>
          <w:marRight w:val="0"/>
          <w:marTop w:val="0"/>
          <w:marBottom w:val="0"/>
          <w:divBdr>
            <w:top w:val="none" w:sz="0" w:space="0" w:color="auto"/>
            <w:left w:val="none" w:sz="0" w:space="0" w:color="auto"/>
            <w:bottom w:val="none" w:sz="0" w:space="0" w:color="auto"/>
            <w:right w:val="none" w:sz="0" w:space="0" w:color="auto"/>
          </w:divBdr>
        </w:div>
        <w:div w:id="295138924">
          <w:marLeft w:val="0"/>
          <w:marRight w:val="0"/>
          <w:marTop w:val="0"/>
          <w:marBottom w:val="0"/>
          <w:divBdr>
            <w:top w:val="none" w:sz="0" w:space="0" w:color="auto"/>
            <w:left w:val="none" w:sz="0" w:space="0" w:color="auto"/>
            <w:bottom w:val="none" w:sz="0" w:space="0" w:color="auto"/>
            <w:right w:val="none" w:sz="0" w:space="0" w:color="auto"/>
          </w:divBdr>
        </w:div>
        <w:div w:id="654837351">
          <w:marLeft w:val="0"/>
          <w:marRight w:val="0"/>
          <w:marTop w:val="0"/>
          <w:marBottom w:val="0"/>
          <w:divBdr>
            <w:top w:val="none" w:sz="0" w:space="0" w:color="auto"/>
            <w:left w:val="none" w:sz="0" w:space="0" w:color="auto"/>
            <w:bottom w:val="none" w:sz="0" w:space="0" w:color="auto"/>
            <w:right w:val="none" w:sz="0" w:space="0" w:color="auto"/>
          </w:divBdr>
        </w:div>
        <w:div w:id="274364231">
          <w:marLeft w:val="0"/>
          <w:marRight w:val="0"/>
          <w:marTop w:val="0"/>
          <w:marBottom w:val="0"/>
          <w:divBdr>
            <w:top w:val="single" w:sz="6" w:space="0" w:color="FFFFFF"/>
            <w:left w:val="single" w:sz="2" w:space="0" w:color="EDEDED"/>
            <w:bottom w:val="single" w:sz="6" w:space="0" w:color="EDEDED"/>
            <w:right w:val="single" w:sz="6" w:space="0" w:color="EDEDED"/>
          </w:divBdr>
          <w:divsChild>
            <w:div w:id="1053426634">
              <w:marLeft w:val="0"/>
              <w:marRight w:val="0"/>
              <w:marTop w:val="0"/>
              <w:marBottom w:val="0"/>
              <w:divBdr>
                <w:top w:val="none" w:sz="0" w:space="0" w:color="auto"/>
                <w:left w:val="none" w:sz="0" w:space="0" w:color="auto"/>
                <w:bottom w:val="none" w:sz="0" w:space="0" w:color="auto"/>
                <w:right w:val="none" w:sz="0" w:space="0" w:color="auto"/>
              </w:divBdr>
            </w:div>
            <w:div w:id="1408452688">
              <w:marLeft w:val="0"/>
              <w:marRight w:val="0"/>
              <w:marTop w:val="0"/>
              <w:marBottom w:val="0"/>
              <w:divBdr>
                <w:top w:val="none" w:sz="0" w:space="0" w:color="auto"/>
                <w:left w:val="none" w:sz="0" w:space="0" w:color="auto"/>
                <w:bottom w:val="none" w:sz="0" w:space="0" w:color="auto"/>
                <w:right w:val="none" w:sz="0" w:space="0" w:color="auto"/>
              </w:divBdr>
            </w:div>
            <w:div w:id="943882168">
              <w:marLeft w:val="0"/>
              <w:marRight w:val="0"/>
              <w:marTop w:val="0"/>
              <w:marBottom w:val="0"/>
              <w:divBdr>
                <w:top w:val="none" w:sz="0" w:space="0" w:color="auto"/>
                <w:left w:val="none" w:sz="0" w:space="0" w:color="auto"/>
                <w:bottom w:val="none" w:sz="0" w:space="0" w:color="auto"/>
                <w:right w:val="none" w:sz="0" w:space="0" w:color="auto"/>
              </w:divBdr>
            </w:div>
            <w:div w:id="1362777863">
              <w:marLeft w:val="0"/>
              <w:marRight w:val="0"/>
              <w:marTop w:val="0"/>
              <w:marBottom w:val="0"/>
              <w:divBdr>
                <w:top w:val="none" w:sz="0" w:space="0" w:color="auto"/>
                <w:left w:val="none" w:sz="0" w:space="0" w:color="auto"/>
                <w:bottom w:val="none" w:sz="0" w:space="0" w:color="auto"/>
                <w:right w:val="none" w:sz="0" w:space="0" w:color="auto"/>
              </w:divBdr>
            </w:div>
          </w:divsChild>
        </w:div>
        <w:div w:id="428814674">
          <w:marLeft w:val="0"/>
          <w:marRight w:val="0"/>
          <w:marTop w:val="0"/>
          <w:marBottom w:val="0"/>
          <w:divBdr>
            <w:top w:val="none" w:sz="0" w:space="0" w:color="auto"/>
            <w:left w:val="none" w:sz="0" w:space="0" w:color="auto"/>
            <w:bottom w:val="none" w:sz="0" w:space="0" w:color="auto"/>
            <w:right w:val="none" w:sz="0" w:space="0" w:color="auto"/>
          </w:divBdr>
        </w:div>
        <w:div w:id="442305546">
          <w:marLeft w:val="0"/>
          <w:marRight w:val="0"/>
          <w:marTop w:val="0"/>
          <w:marBottom w:val="0"/>
          <w:divBdr>
            <w:top w:val="none" w:sz="0" w:space="0" w:color="auto"/>
            <w:left w:val="none" w:sz="0" w:space="0" w:color="auto"/>
            <w:bottom w:val="none" w:sz="0" w:space="0" w:color="auto"/>
            <w:right w:val="none" w:sz="0" w:space="0" w:color="auto"/>
          </w:divBdr>
        </w:div>
        <w:div w:id="1531457174">
          <w:marLeft w:val="0"/>
          <w:marRight w:val="0"/>
          <w:marTop w:val="0"/>
          <w:marBottom w:val="0"/>
          <w:divBdr>
            <w:top w:val="none" w:sz="0" w:space="0" w:color="auto"/>
            <w:left w:val="none" w:sz="0" w:space="0" w:color="auto"/>
            <w:bottom w:val="none" w:sz="0" w:space="0" w:color="auto"/>
            <w:right w:val="none" w:sz="0" w:space="0" w:color="auto"/>
          </w:divBdr>
        </w:div>
        <w:div w:id="1086225976">
          <w:marLeft w:val="0"/>
          <w:marRight w:val="0"/>
          <w:marTop w:val="0"/>
          <w:marBottom w:val="0"/>
          <w:divBdr>
            <w:top w:val="none" w:sz="0" w:space="0" w:color="auto"/>
            <w:left w:val="none" w:sz="0" w:space="0" w:color="auto"/>
            <w:bottom w:val="none" w:sz="0" w:space="0" w:color="auto"/>
            <w:right w:val="none" w:sz="0" w:space="0" w:color="auto"/>
          </w:divBdr>
        </w:div>
        <w:div w:id="913779272">
          <w:marLeft w:val="0"/>
          <w:marRight w:val="0"/>
          <w:marTop w:val="0"/>
          <w:marBottom w:val="0"/>
          <w:divBdr>
            <w:top w:val="single" w:sz="6" w:space="0" w:color="FFFFFF"/>
            <w:left w:val="single" w:sz="2" w:space="0" w:color="EDEDED"/>
            <w:bottom w:val="single" w:sz="6" w:space="0" w:color="EDEDED"/>
            <w:right w:val="single" w:sz="6" w:space="0" w:color="EDEDED"/>
          </w:divBdr>
          <w:divsChild>
            <w:div w:id="524095189">
              <w:marLeft w:val="0"/>
              <w:marRight w:val="0"/>
              <w:marTop w:val="0"/>
              <w:marBottom w:val="0"/>
              <w:divBdr>
                <w:top w:val="none" w:sz="0" w:space="0" w:color="auto"/>
                <w:left w:val="none" w:sz="0" w:space="0" w:color="auto"/>
                <w:bottom w:val="none" w:sz="0" w:space="0" w:color="auto"/>
                <w:right w:val="none" w:sz="0" w:space="0" w:color="auto"/>
              </w:divBdr>
            </w:div>
            <w:div w:id="507062076">
              <w:marLeft w:val="0"/>
              <w:marRight w:val="0"/>
              <w:marTop w:val="0"/>
              <w:marBottom w:val="0"/>
              <w:divBdr>
                <w:top w:val="none" w:sz="0" w:space="0" w:color="auto"/>
                <w:left w:val="none" w:sz="0" w:space="0" w:color="auto"/>
                <w:bottom w:val="none" w:sz="0" w:space="0" w:color="auto"/>
                <w:right w:val="none" w:sz="0" w:space="0" w:color="auto"/>
              </w:divBdr>
            </w:div>
            <w:div w:id="1231428709">
              <w:marLeft w:val="0"/>
              <w:marRight w:val="0"/>
              <w:marTop w:val="0"/>
              <w:marBottom w:val="0"/>
              <w:divBdr>
                <w:top w:val="none" w:sz="0" w:space="0" w:color="auto"/>
                <w:left w:val="none" w:sz="0" w:space="0" w:color="auto"/>
                <w:bottom w:val="none" w:sz="0" w:space="0" w:color="auto"/>
                <w:right w:val="none" w:sz="0" w:space="0" w:color="auto"/>
              </w:divBdr>
            </w:div>
            <w:div w:id="1398236578">
              <w:marLeft w:val="0"/>
              <w:marRight w:val="0"/>
              <w:marTop w:val="0"/>
              <w:marBottom w:val="0"/>
              <w:divBdr>
                <w:top w:val="none" w:sz="0" w:space="0" w:color="auto"/>
                <w:left w:val="none" w:sz="0" w:space="0" w:color="auto"/>
                <w:bottom w:val="none" w:sz="0" w:space="0" w:color="auto"/>
                <w:right w:val="none" w:sz="0" w:space="0" w:color="auto"/>
              </w:divBdr>
            </w:div>
          </w:divsChild>
        </w:div>
        <w:div w:id="531771828">
          <w:marLeft w:val="0"/>
          <w:marRight w:val="0"/>
          <w:marTop w:val="0"/>
          <w:marBottom w:val="0"/>
          <w:divBdr>
            <w:top w:val="none" w:sz="0" w:space="0" w:color="auto"/>
            <w:left w:val="none" w:sz="0" w:space="0" w:color="auto"/>
            <w:bottom w:val="none" w:sz="0" w:space="0" w:color="auto"/>
            <w:right w:val="none" w:sz="0" w:space="0" w:color="auto"/>
          </w:divBdr>
        </w:div>
        <w:div w:id="1359814367">
          <w:marLeft w:val="0"/>
          <w:marRight w:val="0"/>
          <w:marTop w:val="0"/>
          <w:marBottom w:val="0"/>
          <w:divBdr>
            <w:top w:val="none" w:sz="0" w:space="0" w:color="auto"/>
            <w:left w:val="none" w:sz="0" w:space="0" w:color="auto"/>
            <w:bottom w:val="none" w:sz="0" w:space="0" w:color="auto"/>
            <w:right w:val="none" w:sz="0" w:space="0" w:color="auto"/>
          </w:divBdr>
        </w:div>
        <w:div w:id="1581401125">
          <w:marLeft w:val="0"/>
          <w:marRight w:val="0"/>
          <w:marTop w:val="0"/>
          <w:marBottom w:val="0"/>
          <w:divBdr>
            <w:top w:val="none" w:sz="0" w:space="0" w:color="auto"/>
            <w:left w:val="none" w:sz="0" w:space="0" w:color="auto"/>
            <w:bottom w:val="none" w:sz="0" w:space="0" w:color="auto"/>
            <w:right w:val="none" w:sz="0" w:space="0" w:color="auto"/>
          </w:divBdr>
        </w:div>
        <w:div w:id="1521553350">
          <w:marLeft w:val="0"/>
          <w:marRight w:val="0"/>
          <w:marTop w:val="0"/>
          <w:marBottom w:val="0"/>
          <w:divBdr>
            <w:top w:val="none" w:sz="0" w:space="0" w:color="auto"/>
            <w:left w:val="none" w:sz="0" w:space="0" w:color="auto"/>
            <w:bottom w:val="none" w:sz="0" w:space="0" w:color="auto"/>
            <w:right w:val="none" w:sz="0" w:space="0" w:color="auto"/>
          </w:divBdr>
        </w:div>
        <w:div w:id="452283601">
          <w:marLeft w:val="0"/>
          <w:marRight w:val="0"/>
          <w:marTop w:val="0"/>
          <w:marBottom w:val="0"/>
          <w:divBdr>
            <w:top w:val="single" w:sz="6" w:space="0" w:color="FFFFFF"/>
            <w:left w:val="single" w:sz="2" w:space="0" w:color="EDEDED"/>
            <w:bottom w:val="single" w:sz="6" w:space="0" w:color="EDEDED"/>
            <w:right w:val="single" w:sz="6" w:space="0" w:color="EDEDED"/>
          </w:divBdr>
          <w:divsChild>
            <w:div w:id="1412890671">
              <w:marLeft w:val="0"/>
              <w:marRight w:val="0"/>
              <w:marTop w:val="0"/>
              <w:marBottom w:val="0"/>
              <w:divBdr>
                <w:top w:val="none" w:sz="0" w:space="0" w:color="auto"/>
                <w:left w:val="none" w:sz="0" w:space="0" w:color="auto"/>
                <w:bottom w:val="none" w:sz="0" w:space="0" w:color="auto"/>
                <w:right w:val="none" w:sz="0" w:space="0" w:color="auto"/>
              </w:divBdr>
            </w:div>
            <w:div w:id="271744911">
              <w:marLeft w:val="0"/>
              <w:marRight w:val="0"/>
              <w:marTop w:val="0"/>
              <w:marBottom w:val="0"/>
              <w:divBdr>
                <w:top w:val="none" w:sz="0" w:space="0" w:color="auto"/>
                <w:left w:val="none" w:sz="0" w:space="0" w:color="auto"/>
                <w:bottom w:val="none" w:sz="0" w:space="0" w:color="auto"/>
                <w:right w:val="none" w:sz="0" w:space="0" w:color="auto"/>
              </w:divBdr>
            </w:div>
            <w:div w:id="8799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69467">
      <w:bodyDiv w:val="1"/>
      <w:marLeft w:val="0"/>
      <w:marRight w:val="0"/>
      <w:marTop w:val="0"/>
      <w:marBottom w:val="0"/>
      <w:divBdr>
        <w:top w:val="none" w:sz="0" w:space="0" w:color="auto"/>
        <w:left w:val="none" w:sz="0" w:space="0" w:color="auto"/>
        <w:bottom w:val="none" w:sz="0" w:space="0" w:color="auto"/>
        <w:right w:val="none" w:sz="0" w:space="0" w:color="auto"/>
      </w:divBdr>
    </w:div>
    <w:div w:id="1672371543">
      <w:bodyDiv w:val="1"/>
      <w:marLeft w:val="0"/>
      <w:marRight w:val="0"/>
      <w:marTop w:val="0"/>
      <w:marBottom w:val="0"/>
      <w:divBdr>
        <w:top w:val="none" w:sz="0" w:space="0" w:color="auto"/>
        <w:left w:val="none" w:sz="0" w:space="0" w:color="auto"/>
        <w:bottom w:val="none" w:sz="0" w:space="0" w:color="auto"/>
        <w:right w:val="none" w:sz="0" w:space="0" w:color="auto"/>
      </w:divBdr>
    </w:div>
    <w:div w:id="1677417167">
      <w:bodyDiv w:val="1"/>
      <w:marLeft w:val="0"/>
      <w:marRight w:val="0"/>
      <w:marTop w:val="0"/>
      <w:marBottom w:val="0"/>
      <w:divBdr>
        <w:top w:val="none" w:sz="0" w:space="0" w:color="auto"/>
        <w:left w:val="none" w:sz="0" w:space="0" w:color="auto"/>
        <w:bottom w:val="none" w:sz="0" w:space="0" w:color="auto"/>
        <w:right w:val="none" w:sz="0" w:space="0" w:color="auto"/>
      </w:divBdr>
    </w:div>
    <w:div w:id="1736006247">
      <w:bodyDiv w:val="1"/>
      <w:marLeft w:val="0"/>
      <w:marRight w:val="0"/>
      <w:marTop w:val="0"/>
      <w:marBottom w:val="0"/>
      <w:divBdr>
        <w:top w:val="none" w:sz="0" w:space="0" w:color="auto"/>
        <w:left w:val="none" w:sz="0" w:space="0" w:color="auto"/>
        <w:bottom w:val="none" w:sz="0" w:space="0" w:color="auto"/>
        <w:right w:val="none" w:sz="0" w:space="0" w:color="auto"/>
      </w:divBdr>
    </w:div>
    <w:div w:id="1758400577">
      <w:bodyDiv w:val="1"/>
      <w:marLeft w:val="0"/>
      <w:marRight w:val="0"/>
      <w:marTop w:val="0"/>
      <w:marBottom w:val="0"/>
      <w:divBdr>
        <w:top w:val="none" w:sz="0" w:space="0" w:color="auto"/>
        <w:left w:val="none" w:sz="0" w:space="0" w:color="auto"/>
        <w:bottom w:val="none" w:sz="0" w:space="0" w:color="auto"/>
        <w:right w:val="none" w:sz="0" w:space="0" w:color="auto"/>
      </w:divBdr>
    </w:div>
    <w:div w:id="1799713482">
      <w:bodyDiv w:val="1"/>
      <w:marLeft w:val="0"/>
      <w:marRight w:val="0"/>
      <w:marTop w:val="0"/>
      <w:marBottom w:val="0"/>
      <w:divBdr>
        <w:top w:val="none" w:sz="0" w:space="0" w:color="auto"/>
        <w:left w:val="none" w:sz="0" w:space="0" w:color="auto"/>
        <w:bottom w:val="none" w:sz="0" w:space="0" w:color="auto"/>
        <w:right w:val="none" w:sz="0" w:space="0" w:color="auto"/>
      </w:divBdr>
      <w:divsChild>
        <w:div w:id="53239894">
          <w:marLeft w:val="0"/>
          <w:marRight w:val="0"/>
          <w:marTop w:val="0"/>
          <w:marBottom w:val="0"/>
          <w:divBdr>
            <w:top w:val="none" w:sz="0" w:space="0" w:color="auto"/>
            <w:left w:val="none" w:sz="0" w:space="0" w:color="auto"/>
            <w:bottom w:val="none" w:sz="0" w:space="0" w:color="auto"/>
            <w:right w:val="none" w:sz="0" w:space="0" w:color="auto"/>
          </w:divBdr>
        </w:div>
        <w:div w:id="1696465785">
          <w:marLeft w:val="0"/>
          <w:marRight w:val="0"/>
          <w:marTop w:val="0"/>
          <w:marBottom w:val="0"/>
          <w:divBdr>
            <w:top w:val="none" w:sz="0" w:space="0" w:color="auto"/>
            <w:left w:val="none" w:sz="0" w:space="0" w:color="auto"/>
            <w:bottom w:val="none" w:sz="0" w:space="0" w:color="auto"/>
            <w:right w:val="none" w:sz="0" w:space="0" w:color="auto"/>
          </w:divBdr>
        </w:div>
        <w:div w:id="582229257">
          <w:marLeft w:val="0"/>
          <w:marRight w:val="0"/>
          <w:marTop w:val="0"/>
          <w:marBottom w:val="0"/>
          <w:divBdr>
            <w:top w:val="none" w:sz="0" w:space="0" w:color="auto"/>
            <w:left w:val="none" w:sz="0" w:space="0" w:color="auto"/>
            <w:bottom w:val="none" w:sz="0" w:space="0" w:color="auto"/>
            <w:right w:val="none" w:sz="0" w:space="0" w:color="auto"/>
          </w:divBdr>
          <w:divsChild>
            <w:div w:id="1310207804">
              <w:marLeft w:val="0"/>
              <w:marRight w:val="0"/>
              <w:marTop w:val="0"/>
              <w:marBottom w:val="0"/>
              <w:divBdr>
                <w:top w:val="none" w:sz="0" w:space="0" w:color="auto"/>
                <w:left w:val="none" w:sz="0" w:space="0" w:color="auto"/>
                <w:bottom w:val="none" w:sz="0" w:space="0" w:color="auto"/>
                <w:right w:val="none" w:sz="0" w:space="0" w:color="auto"/>
              </w:divBdr>
            </w:div>
            <w:div w:id="709378204">
              <w:marLeft w:val="0"/>
              <w:marRight w:val="0"/>
              <w:marTop w:val="0"/>
              <w:marBottom w:val="0"/>
              <w:divBdr>
                <w:top w:val="none" w:sz="0" w:space="0" w:color="auto"/>
                <w:left w:val="none" w:sz="0" w:space="0" w:color="auto"/>
                <w:bottom w:val="none" w:sz="0" w:space="0" w:color="auto"/>
                <w:right w:val="none" w:sz="0" w:space="0" w:color="auto"/>
              </w:divBdr>
            </w:div>
            <w:div w:id="1142962891">
              <w:marLeft w:val="0"/>
              <w:marRight w:val="0"/>
              <w:marTop w:val="0"/>
              <w:marBottom w:val="0"/>
              <w:divBdr>
                <w:top w:val="none" w:sz="0" w:space="0" w:color="auto"/>
                <w:left w:val="none" w:sz="0" w:space="0" w:color="auto"/>
                <w:bottom w:val="none" w:sz="0" w:space="0" w:color="auto"/>
                <w:right w:val="none" w:sz="0" w:space="0" w:color="auto"/>
              </w:divBdr>
            </w:div>
            <w:div w:id="368998075">
              <w:marLeft w:val="0"/>
              <w:marRight w:val="0"/>
              <w:marTop w:val="0"/>
              <w:marBottom w:val="0"/>
              <w:divBdr>
                <w:top w:val="none" w:sz="0" w:space="0" w:color="auto"/>
                <w:left w:val="none" w:sz="0" w:space="0" w:color="auto"/>
                <w:bottom w:val="none" w:sz="0" w:space="0" w:color="auto"/>
                <w:right w:val="none" w:sz="0" w:space="0" w:color="auto"/>
              </w:divBdr>
            </w:div>
            <w:div w:id="43870049">
              <w:marLeft w:val="0"/>
              <w:marRight w:val="0"/>
              <w:marTop w:val="0"/>
              <w:marBottom w:val="0"/>
              <w:divBdr>
                <w:top w:val="none" w:sz="0" w:space="0" w:color="auto"/>
                <w:left w:val="none" w:sz="0" w:space="0" w:color="auto"/>
                <w:bottom w:val="none" w:sz="0" w:space="0" w:color="auto"/>
                <w:right w:val="none" w:sz="0" w:space="0" w:color="auto"/>
              </w:divBdr>
            </w:div>
            <w:div w:id="5976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1815">
      <w:bodyDiv w:val="1"/>
      <w:marLeft w:val="0"/>
      <w:marRight w:val="0"/>
      <w:marTop w:val="0"/>
      <w:marBottom w:val="0"/>
      <w:divBdr>
        <w:top w:val="none" w:sz="0" w:space="0" w:color="auto"/>
        <w:left w:val="none" w:sz="0" w:space="0" w:color="auto"/>
        <w:bottom w:val="none" w:sz="0" w:space="0" w:color="auto"/>
        <w:right w:val="none" w:sz="0" w:space="0" w:color="auto"/>
      </w:divBdr>
      <w:divsChild>
        <w:div w:id="885067253">
          <w:marLeft w:val="0"/>
          <w:marRight w:val="0"/>
          <w:marTop w:val="0"/>
          <w:marBottom w:val="0"/>
          <w:divBdr>
            <w:top w:val="none" w:sz="0" w:space="0" w:color="auto"/>
            <w:left w:val="none" w:sz="0" w:space="0" w:color="auto"/>
            <w:bottom w:val="none" w:sz="0" w:space="0" w:color="auto"/>
            <w:right w:val="none" w:sz="0" w:space="0" w:color="auto"/>
          </w:divBdr>
        </w:div>
      </w:divsChild>
    </w:div>
    <w:div w:id="1873573497">
      <w:bodyDiv w:val="1"/>
      <w:marLeft w:val="0"/>
      <w:marRight w:val="0"/>
      <w:marTop w:val="0"/>
      <w:marBottom w:val="0"/>
      <w:divBdr>
        <w:top w:val="none" w:sz="0" w:space="0" w:color="auto"/>
        <w:left w:val="none" w:sz="0" w:space="0" w:color="auto"/>
        <w:bottom w:val="none" w:sz="0" w:space="0" w:color="auto"/>
        <w:right w:val="none" w:sz="0" w:space="0" w:color="auto"/>
      </w:divBdr>
    </w:div>
    <w:div w:id="1970551567">
      <w:bodyDiv w:val="1"/>
      <w:marLeft w:val="0"/>
      <w:marRight w:val="0"/>
      <w:marTop w:val="0"/>
      <w:marBottom w:val="0"/>
      <w:divBdr>
        <w:top w:val="none" w:sz="0" w:space="0" w:color="auto"/>
        <w:left w:val="none" w:sz="0" w:space="0" w:color="auto"/>
        <w:bottom w:val="none" w:sz="0" w:space="0" w:color="auto"/>
        <w:right w:val="none" w:sz="0" w:space="0" w:color="auto"/>
      </w:divBdr>
    </w:div>
    <w:div w:id="2040163635">
      <w:bodyDiv w:val="1"/>
      <w:marLeft w:val="0"/>
      <w:marRight w:val="0"/>
      <w:marTop w:val="0"/>
      <w:marBottom w:val="0"/>
      <w:divBdr>
        <w:top w:val="none" w:sz="0" w:space="0" w:color="auto"/>
        <w:left w:val="none" w:sz="0" w:space="0" w:color="auto"/>
        <w:bottom w:val="none" w:sz="0" w:space="0" w:color="auto"/>
        <w:right w:val="none" w:sz="0" w:space="0" w:color="auto"/>
      </w:divBdr>
    </w:div>
    <w:div w:id="2088844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5.png"/><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445A905537EE024897F33C7AC97D2C23" ma:contentTypeVersion="1" ma:contentTypeDescription="Create a new document." ma:contentTypeScope="" ma:versionID="039447ef203e772ea6ebc812c8a305ee">
  <xsd:schema xmlns:xsd="http://www.w3.org/2001/XMLSchema" xmlns:xs="http://www.w3.org/2001/XMLSchema" xmlns:p="http://schemas.microsoft.com/office/2006/metadata/properties" xmlns:ns2="e2d96b6d-186d-49d3-84b7-e9dca26d966d" xmlns:ns3="http://schemas.microsoft.com/sharepoint/v4" targetNamespace="http://schemas.microsoft.com/office/2006/metadata/properties" ma:root="true" ma:fieldsID="cf4bfe455f14438273425059d08003d7" ns2:_="" ns3:_="">
    <xsd:import namespace="e2d96b6d-186d-49d3-84b7-e9dca26d966d"/>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d96b6d-186d-49d3-84b7-e9dca26d966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_dlc_DocId xmlns="e2d96b6d-186d-49d3-84b7-e9dca26d966d">PPMID-9364-5244</_dlc_DocId>
    <_dlc_DocIdUrl xmlns="e2d96b6d-186d-49d3-84b7-e9dca26d966d">
      <Url>https://ppm.bms.com/PWA/HCPTransactionServicesProgram/_layouts/15/DocIdRedir.aspx?ID=PPMID-9364-5244</Url>
      <Description>PPMID-9364-5244</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239E6-4DB0-4463-9FC9-5752A5314C94}">
  <ds:schemaRefs>
    <ds:schemaRef ds:uri="http://schemas.microsoft.com/sharepoint/events"/>
  </ds:schemaRefs>
</ds:datastoreItem>
</file>

<file path=customXml/itemProps2.xml><?xml version="1.0" encoding="utf-8"?>
<ds:datastoreItem xmlns:ds="http://schemas.openxmlformats.org/officeDocument/2006/customXml" ds:itemID="{0947DEE1-B5D5-429F-AD2B-334EC8D530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d96b6d-186d-49d3-84b7-e9dca26d966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E76A93-CBE4-4263-AB76-3F19F888AEEC}">
  <ds:schemaRefs>
    <ds:schemaRef ds:uri="http://schemas.microsoft.com/office/2006/metadata/properties"/>
    <ds:schemaRef ds:uri="http://schemas.microsoft.com/office/infopath/2007/PartnerControls"/>
    <ds:schemaRef ds:uri="http://schemas.microsoft.com/sharepoint/v4"/>
    <ds:schemaRef ds:uri="e2d96b6d-186d-49d3-84b7-e9dca26d966d"/>
  </ds:schemaRefs>
</ds:datastoreItem>
</file>

<file path=customXml/itemProps4.xml><?xml version="1.0" encoding="utf-8"?>
<ds:datastoreItem xmlns:ds="http://schemas.openxmlformats.org/officeDocument/2006/customXml" ds:itemID="{8A5655D0-E351-4167-828D-99BF4D707D19}">
  <ds:schemaRefs>
    <ds:schemaRef ds:uri="http://schemas.microsoft.com/sharepoint/v3/contenttype/forms"/>
  </ds:schemaRefs>
</ds:datastoreItem>
</file>

<file path=customXml/itemProps5.xml><?xml version="1.0" encoding="utf-8"?>
<ds:datastoreItem xmlns:ds="http://schemas.openxmlformats.org/officeDocument/2006/customXml" ds:itemID="{9972DE60-3F56-5541-8F7D-0E4686A77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13</Pages>
  <Words>1187</Words>
  <Characters>6768</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Veeva Systems Inc</Company>
  <LinksUpToDate>false</LinksUpToDate>
  <CharactersWithSpaces>7940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Murugesh Naidu</dc:creator>
  <cp:keywords/>
  <dc:description/>
  <cp:lastModifiedBy>Murugesh Naidu</cp:lastModifiedBy>
  <cp:revision>60</cp:revision>
  <dcterms:created xsi:type="dcterms:W3CDTF">2017-03-16T16:01:00Z</dcterms:created>
  <dcterms:modified xsi:type="dcterms:W3CDTF">2017-03-20T07:58:00Z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0x010100445A905537EE024897F33C7AC97D2C23</vt:lpwstr>
  </property>
  <property fmtid="{D5CDD505-2E9C-101B-9397-08002B2CF9AE}" pid="3" name="_dlc_DocIdItemGuid">
    <vt:lpwstr>df2fba78-7308-4dc3-a8d3-cca237e832da</vt:lpwstr>
  </property>
</Properties>
</file>